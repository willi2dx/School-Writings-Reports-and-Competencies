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199D6" w14:textId="581320DA" w:rsidR="00BE7A03" w:rsidRPr="003048D8" w:rsidDel="00E37EE4" w:rsidRDefault="00BE7A03" w:rsidP="00BE7A03">
      <w:pPr>
        <w:jc w:val="center"/>
        <w:rPr>
          <w:del w:id="0" w:author="Gordon Elliott Williams" w:date="2021-05-16T02:26:00Z"/>
          <w:rFonts w:ascii="Times New Roman" w:hAnsi="Times New Roman" w:cs="Times New Roman"/>
          <w:b/>
          <w:bCs/>
          <w:sz w:val="24"/>
          <w:szCs w:val="24"/>
          <w:rPrChange w:id="1" w:author="Gordon Elliott Williams" w:date="2021-05-16T02:37:00Z">
            <w:rPr>
              <w:del w:id="2" w:author="Gordon Elliott Williams" w:date="2021-05-16T02:26:00Z"/>
              <w:b/>
              <w:bCs/>
              <w:sz w:val="32"/>
              <w:szCs w:val="32"/>
            </w:rPr>
          </w:rPrChange>
        </w:rPr>
      </w:pPr>
    </w:p>
    <w:p w14:paraId="111E781D" w14:textId="1DDAD4BB" w:rsidR="00BE7A03" w:rsidRPr="003048D8" w:rsidDel="00DB16FA" w:rsidRDefault="00BE7A03" w:rsidP="00BE7A03">
      <w:pPr>
        <w:jc w:val="center"/>
        <w:rPr>
          <w:del w:id="3" w:author="Gordon Elliott Williams" w:date="2021-05-16T02:48:00Z"/>
          <w:rFonts w:ascii="Times New Roman" w:hAnsi="Times New Roman" w:cs="Times New Roman"/>
          <w:b/>
          <w:bCs/>
          <w:sz w:val="24"/>
          <w:szCs w:val="24"/>
          <w:rPrChange w:id="4" w:author="Gordon Elliott Williams" w:date="2021-05-16T02:37:00Z">
            <w:rPr>
              <w:del w:id="5" w:author="Gordon Elliott Williams" w:date="2021-05-16T02:48:00Z"/>
              <w:b/>
              <w:bCs/>
              <w:sz w:val="32"/>
              <w:szCs w:val="32"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6" w:author="Gordon Elliott Williams" w:date="2021-05-16T02:37:00Z">
            <w:rPr>
              <w:b/>
              <w:bCs/>
              <w:sz w:val="32"/>
              <w:szCs w:val="32"/>
            </w:rPr>
          </w:rPrChange>
        </w:rPr>
        <w:t>Strategic Plan</w:t>
      </w:r>
    </w:p>
    <w:p w14:paraId="1D9BEBEB" w14:textId="77777777" w:rsidR="00BE7A03" w:rsidRPr="003048D8" w:rsidRDefault="00BE7A03" w:rsidP="00BE7A03">
      <w:pPr>
        <w:jc w:val="center"/>
        <w:rPr>
          <w:rFonts w:ascii="Times New Roman" w:hAnsi="Times New Roman" w:cs="Times New Roman"/>
          <w:b/>
          <w:bCs/>
          <w:sz w:val="24"/>
          <w:szCs w:val="24"/>
          <w:rPrChange w:id="7" w:author="Gordon Elliott Williams" w:date="2021-05-16T02:37:00Z">
            <w:rPr>
              <w:b/>
              <w:bCs/>
              <w:sz w:val="28"/>
              <w:szCs w:val="28"/>
            </w:rPr>
          </w:rPrChange>
        </w:rPr>
      </w:pPr>
    </w:p>
    <w:p w14:paraId="41E7E19C" w14:textId="6F928F1C" w:rsidR="00BE7A03" w:rsidRPr="003048D8" w:rsidRDefault="00BE7A03" w:rsidP="00BE7A03">
      <w:pPr>
        <w:jc w:val="center"/>
        <w:rPr>
          <w:ins w:id="8" w:author="Gordon Elliott Williams" w:date="2021-05-16T00:49:00Z"/>
          <w:rFonts w:ascii="Times New Roman" w:hAnsi="Times New Roman" w:cs="Times New Roman"/>
          <w:b/>
          <w:bCs/>
          <w:sz w:val="24"/>
          <w:szCs w:val="24"/>
          <w:rPrChange w:id="9" w:author="Gordon Elliott Williams" w:date="2021-05-16T02:37:00Z">
            <w:rPr>
              <w:ins w:id="10" w:author="Gordon Elliott Williams" w:date="2021-05-16T00:49:00Z"/>
              <w:b/>
              <w:bCs/>
              <w:sz w:val="28"/>
              <w:szCs w:val="28"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11" w:author="Gordon Elliott Williams" w:date="2021-05-16T02:37:00Z">
            <w:rPr>
              <w:b/>
              <w:bCs/>
              <w:sz w:val="28"/>
              <w:szCs w:val="28"/>
            </w:rPr>
          </w:rPrChange>
        </w:rPr>
        <w:t>Vision</w:t>
      </w:r>
    </w:p>
    <w:p w14:paraId="64891663" w14:textId="2C165252" w:rsidR="00915610" w:rsidRPr="003048D8" w:rsidRDefault="00915610" w:rsidP="00915610">
      <w:pPr>
        <w:jc w:val="both"/>
        <w:rPr>
          <w:ins w:id="12" w:author="Gordon Elliott Williams" w:date="2021-05-16T01:32:00Z"/>
          <w:rFonts w:ascii="Times New Roman" w:hAnsi="Times New Roman" w:cs="Times New Roman"/>
          <w:sz w:val="24"/>
          <w:szCs w:val="24"/>
          <w:rPrChange w:id="13" w:author="Gordon Elliott Williams" w:date="2021-05-16T02:37:00Z">
            <w:rPr>
              <w:ins w:id="14" w:author="Gordon Elliott Williams" w:date="2021-05-16T01:32:00Z"/>
              <w:b/>
              <w:bCs/>
              <w:sz w:val="28"/>
              <w:szCs w:val="28"/>
            </w:rPr>
          </w:rPrChange>
        </w:rPr>
      </w:pPr>
      <w:ins w:id="15" w:author="Gordon Elliott Williams" w:date="2021-05-16T00:50:00Z">
        <w:r w:rsidRPr="003048D8">
          <w:rPr>
            <w:rFonts w:ascii="Times New Roman" w:hAnsi="Times New Roman" w:cs="Times New Roman"/>
            <w:sz w:val="24"/>
            <w:szCs w:val="24"/>
            <w:rPrChange w:id="16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In a world where </w:t>
        </w:r>
      </w:ins>
      <w:ins w:id="17" w:author="Gordon Elliott Williams" w:date="2021-05-16T00:51:00Z">
        <w:r w:rsidRPr="003048D8">
          <w:rPr>
            <w:rFonts w:ascii="Times New Roman" w:hAnsi="Times New Roman" w:cs="Times New Roman"/>
            <w:sz w:val="24"/>
            <w:szCs w:val="24"/>
            <w:rPrChange w:id="18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corporate culture has been overwhelmed by </w:t>
        </w:r>
      </w:ins>
      <w:ins w:id="19" w:author="Gordon Elliott Williams" w:date="2021-05-16T00:52:00Z">
        <w:r w:rsidRPr="003048D8">
          <w:rPr>
            <w:rFonts w:ascii="Times New Roman" w:hAnsi="Times New Roman" w:cs="Times New Roman"/>
            <w:sz w:val="24"/>
            <w:szCs w:val="24"/>
            <w:rPrChange w:id="20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desperation over innovation,</w:t>
        </w:r>
      </w:ins>
      <w:ins w:id="21" w:author="Gordon Elliott Williams" w:date="2021-05-16T00:55:00Z">
        <w:r w:rsidR="00A331F0" w:rsidRPr="003048D8">
          <w:rPr>
            <w:rFonts w:ascii="Times New Roman" w:hAnsi="Times New Roman" w:cs="Times New Roman"/>
            <w:sz w:val="24"/>
            <w:szCs w:val="24"/>
            <w:rPrChange w:id="22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a higher bottom line o</w:t>
        </w:r>
      </w:ins>
      <w:ins w:id="23" w:author="Gordon Elliott Williams" w:date="2021-05-16T00:56:00Z">
        <w:r w:rsidR="00A331F0" w:rsidRPr="003048D8">
          <w:rPr>
            <w:rFonts w:ascii="Times New Roman" w:hAnsi="Times New Roman" w:cs="Times New Roman"/>
            <w:sz w:val="24"/>
            <w:szCs w:val="24"/>
            <w:rPrChange w:id="24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ver dignity</w:t>
        </w:r>
      </w:ins>
      <w:ins w:id="25" w:author="Gordon Elliott Williams" w:date="2021-05-16T00:57:00Z">
        <w:r w:rsidR="00A331F0" w:rsidRPr="003048D8">
          <w:rPr>
            <w:rFonts w:ascii="Times New Roman" w:hAnsi="Times New Roman" w:cs="Times New Roman"/>
            <w:sz w:val="24"/>
            <w:szCs w:val="24"/>
            <w:rPrChange w:id="26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and integrity, our organization resolves to produce an excellent </w:t>
        </w:r>
      </w:ins>
      <w:ins w:id="27" w:author="Gordon Elliott Williams" w:date="2021-05-16T00:58:00Z">
        <w:r w:rsidR="00A331F0" w:rsidRPr="003048D8">
          <w:rPr>
            <w:rFonts w:ascii="Times New Roman" w:hAnsi="Times New Roman" w:cs="Times New Roman"/>
            <w:sz w:val="24"/>
            <w:szCs w:val="24"/>
            <w:rPrChange w:id="28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product</w:t>
        </w:r>
      </w:ins>
      <w:ins w:id="29" w:author="Gordon Elliott Williams" w:date="2021-05-16T00:59:00Z">
        <w:r w:rsidR="00A331F0" w:rsidRPr="003048D8">
          <w:rPr>
            <w:rFonts w:ascii="Times New Roman" w:hAnsi="Times New Roman" w:cs="Times New Roman"/>
            <w:sz w:val="24"/>
            <w:szCs w:val="24"/>
            <w:rPrChange w:id="30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unheard of in our industry.  We will begin by the reorganization of our human resources and hiring practices so that</w:t>
        </w:r>
      </w:ins>
      <w:ins w:id="31" w:author="Gordon Elliott Williams" w:date="2021-05-16T01:00:00Z">
        <w:r w:rsidR="00A331F0" w:rsidRPr="003048D8">
          <w:rPr>
            <w:rFonts w:ascii="Times New Roman" w:hAnsi="Times New Roman" w:cs="Times New Roman"/>
            <w:sz w:val="24"/>
            <w:szCs w:val="24"/>
            <w:rPrChange w:id="32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we can continue to bring in the best talent to accentuate our already excellent workers in every department.  We will also </w:t>
        </w:r>
      </w:ins>
      <w:ins w:id="33" w:author="Gordon Elliott Williams" w:date="2021-05-16T01:01:00Z">
        <w:r w:rsidR="00A331F0" w:rsidRPr="003048D8">
          <w:rPr>
            <w:rFonts w:ascii="Times New Roman" w:hAnsi="Times New Roman" w:cs="Times New Roman"/>
            <w:sz w:val="24"/>
            <w:szCs w:val="24"/>
            <w:rPrChange w:id="34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be</w:t>
        </w:r>
      </w:ins>
      <w:ins w:id="35" w:author="Gordon Elliott Williams" w:date="2021-05-16T01:23:00Z">
        <w:r w:rsidR="00F723ED" w:rsidRPr="003048D8">
          <w:rPr>
            <w:rFonts w:ascii="Times New Roman" w:hAnsi="Times New Roman" w:cs="Times New Roman"/>
            <w:sz w:val="24"/>
            <w:szCs w:val="24"/>
            <w:rPrChange w:id="36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gin</w:t>
        </w:r>
      </w:ins>
      <w:ins w:id="37" w:author="Gordon Elliott Williams" w:date="2021-05-16T01:01:00Z">
        <w:r w:rsidR="00A331F0" w:rsidRPr="003048D8">
          <w:rPr>
            <w:rFonts w:ascii="Times New Roman" w:hAnsi="Times New Roman" w:cs="Times New Roman"/>
            <w:sz w:val="24"/>
            <w:szCs w:val="24"/>
            <w:rPrChange w:id="38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to make changes in our entire </w:t>
        </w:r>
      </w:ins>
      <w:ins w:id="39" w:author="Gordon Elliott Williams" w:date="2021-05-16T01:02:00Z">
        <w:r w:rsidR="00A331F0" w:rsidRPr="003048D8">
          <w:rPr>
            <w:rFonts w:ascii="Times New Roman" w:hAnsi="Times New Roman" w:cs="Times New Roman"/>
            <w:sz w:val="24"/>
            <w:szCs w:val="24"/>
            <w:rPrChange w:id="40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production line beginning with our business partners.  No longer </w:t>
        </w:r>
        <w:r w:rsidR="00CB184F" w:rsidRPr="003048D8">
          <w:rPr>
            <w:rFonts w:ascii="Times New Roman" w:hAnsi="Times New Roman" w:cs="Times New Roman"/>
            <w:sz w:val="24"/>
            <w:szCs w:val="24"/>
            <w:rPrChange w:id="41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is it acceptable to do business with international partne</w:t>
        </w:r>
      </w:ins>
      <w:ins w:id="42" w:author="Gordon Elliott Williams" w:date="2021-05-16T01:03:00Z">
        <w:r w:rsidR="00CB184F" w:rsidRPr="003048D8">
          <w:rPr>
            <w:rFonts w:ascii="Times New Roman" w:hAnsi="Times New Roman" w:cs="Times New Roman"/>
            <w:sz w:val="24"/>
            <w:szCs w:val="24"/>
            <w:rPrChange w:id="43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rs that</w:t>
        </w:r>
      </w:ins>
      <w:ins w:id="44" w:author="Gordon Elliott Williams" w:date="2021-05-16T01:04:00Z">
        <w:r w:rsidR="00CB184F" w:rsidRPr="003048D8">
          <w:rPr>
            <w:rFonts w:ascii="Times New Roman" w:hAnsi="Times New Roman" w:cs="Times New Roman"/>
            <w:sz w:val="24"/>
            <w:szCs w:val="24"/>
            <w:rPrChange w:id="45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are institutionally corrupt</w:t>
        </w:r>
      </w:ins>
      <w:ins w:id="46" w:author="Gordon Elliott Williams" w:date="2021-05-16T01:05:00Z">
        <w:r w:rsidR="00CB184F" w:rsidRPr="003048D8">
          <w:rPr>
            <w:rFonts w:ascii="Times New Roman" w:hAnsi="Times New Roman" w:cs="Times New Roman"/>
            <w:sz w:val="24"/>
            <w:szCs w:val="24"/>
            <w:rPrChange w:id="47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with weak govern</w:t>
        </w:r>
      </w:ins>
      <w:ins w:id="48" w:author="Gordon Elliott Williams" w:date="2021-05-16T01:06:00Z">
        <w:r w:rsidR="00CB184F" w:rsidRPr="003048D8">
          <w:rPr>
            <w:rFonts w:ascii="Times New Roman" w:hAnsi="Times New Roman" w:cs="Times New Roman"/>
            <w:sz w:val="24"/>
            <w:szCs w:val="24"/>
            <w:rPrChange w:id="49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ance and morally</w:t>
        </w:r>
      </w:ins>
      <w:ins w:id="50" w:author="Gordon Elliott Williams" w:date="2021-05-16T01:21:00Z">
        <w:r w:rsidR="00CB184F" w:rsidRPr="003048D8">
          <w:rPr>
            <w:rFonts w:ascii="Times New Roman" w:hAnsi="Times New Roman" w:cs="Times New Roman"/>
            <w:sz w:val="24"/>
            <w:szCs w:val="24"/>
            <w:rPrChange w:id="51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bankrupt policies</w:t>
        </w:r>
      </w:ins>
      <w:ins w:id="52" w:author="Gordon Elliott Williams" w:date="2021-05-16T01:22:00Z">
        <w:r w:rsidR="00F723ED" w:rsidRPr="003048D8">
          <w:rPr>
            <w:rFonts w:ascii="Times New Roman" w:hAnsi="Times New Roman" w:cs="Times New Roman"/>
            <w:sz w:val="24"/>
            <w:szCs w:val="24"/>
            <w:rPrChange w:id="53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towards </w:t>
        </w:r>
        <w:proofErr w:type="gramStart"/>
        <w:r w:rsidR="00F723ED" w:rsidRPr="003048D8">
          <w:rPr>
            <w:rFonts w:ascii="Times New Roman" w:hAnsi="Times New Roman" w:cs="Times New Roman"/>
            <w:sz w:val="24"/>
            <w:szCs w:val="24"/>
            <w:rPrChange w:id="54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it</w:t>
        </w:r>
        <w:proofErr w:type="gramEnd"/>
        <w:r w:rsidR="00F723ED" w:rsidRPr="003048D8">
          <w:rPr>
            <w:rFonts w:ascii="Times New Roman" w:hAnsi="Times New Roman" w:cs="Times New Roman"/>
            <w:sz w:val="24"/>
            <w:szCs w:val="24"/>
            <w:rPrChange w:id="55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employees and the environment.</w:t>
        </w:r>
      </w:ins>
      <w:ins w:id="56" w:author="Gordon Elliott Williams" w:date="2021-05-16T01:24:00Z">
        <w:r w:rsidR="00F723ED" w:rsidRPr="003048D8">
          <w:rPr>
            <w:rFonts w:ascii="Times New Roman" w:hAnsi="Times New Roman" w:cs="Times New Roman"/>
            <w:sz w:val="24"/>
            <w:szCs w:val="24"/>
            <w:rPrChange w:id="57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 Our people, our environment, and our planet are </w:t>
        </w:r>
      </w:ins>
      <w:ins w:id="58" w:author="Gordon Elliott Williams" w:date="2021-05-16T01:30:00Z">
        <w:r w:rsidR="00F723ED" w:rsidRPr="003048D8">
          <w:rPr>
            <w:rFonts w:ascii="Times New Roman" w:hAnsi="Times New Roman" w:cs="Times New Roman"/>
            <w:sz w:val="24"/>
            <w:szCs w:val="24"/>
            <w:rPrChange w:id="59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our</w:t>
        </w:r>
      </w:ins>
      <w:ins w:id="60" w:author="Gordon Elliott Williams" w:date="2021-05-16T01:24:00Z">
        <w:r w:rsidR="00F723ED" w:rsidRPr="003048D8">
          <w:rPr>
            <w:rFonts w:ascii="Times New Roman" w:hAnsi="Times New Roman" w:cs="Times New Roman"/>
            <w:sz w:val="24"/>
            <w:szCs w:val="24"/>
            <w:rPrChange w:id="61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most valuable reso</w:t>
        </w:r>
      </w:ins>
      <w:ins w:id="62" w:author="Gordon Elliott Williams" w:date="2021-05-16T01:29:00Z">
        <w:r w:rsidR="00F723ED" w:rsidRPr="003048D8">
          <w:rPr>
            <w:rFonts w:ascii="Times New Roman" w:hAnsi="Times New Roman" w:cs="Times New Roman"/>
            <w:sz w:val="24"/>
            <w:szCs w:val="24"/>
            <w:rPrChange w:id="63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urces</w:t>
        </w:r>
      </w:ins>
      <w:ins w:id="64" w:author="Gordon Elliott Williams" w:date="2021-05-16T01:31:00Z">
        <w:r w:rsidR="00F723ED" w:rsidRPr="003048D8">
          <w:rPr>
            <w:rFonts w:ascii="Times New Roman" w:hAnsi="Times New Roman" w:cs="Times New Roman"/>
            <w:sz w:val="24"/>
            <w:szCs w:val="24"/>
            <w:rPrChange w:id="65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,</w:t>
        </w:r>
      </w:ins>
      <w:ins w:id="66" w:author="Gordon Elliott Williams" w:date="2021-05-16T01:29:00Z">
        <w:r w:rsidR="00F723ED" w:rsidRPr="003048D8">
          <w:rPr>
            <w:rFonts w:ascii="Times New Roman" w:hAnsi="Times New Roman" w:cs="Times New Roman"/>
            <w:sz w:val="24"/>
            <w:szCs w:val="24"/>
            <w:rPrChange w:id="67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and </w:t>
        </w:r>
      </w:ins>
      <w:ins w:id="68" w:author="Gordon Elliott Williams" w:date="2021-05-16T01:31:00Z">
        <w:r w:rsidR="00F723ED" w:rsidRPr="003048D8">
          <w:rPr>
            <w:rFonts w:ascii="Times New Roman" w:hAnsi="Times New Roman" w:cs="Times New Roman"/>
            <w:sz w:val="24"/>
            <w:szCs w:val="24"/>
            <w:rPrChange w:id="69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as </w:t>
        </w:r>
      </w:ins>
      <w:ins w:id="70" w:author="Gordon Elliott Williams" w:date="2021-05-16T01:29:00Z">
        <w:r w:rsidR="00F723ED" w:rsidRPr="003048D8">
          <w:rPr>
            <w:rFonts w:ascii="Times New Roman" w:hAnsi="Times New Roman" w:cs="Times New Roman"/>
            <w:sz w:val="24"/>
            <w:szCs w:val="24"/>
            <w:rPrChange w:id="71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a world leader in our field, it should be our highest priority to </w:t>
        </w:r>
      </w:ins>
      <w:ins w:id="72" w:author="Gordon Elliott Williams" w:date="2021-05-16T01:32:00Z">
        <w:r w:rsidR="00DA29F3" w:rsidRPr="003048D8">
          <w:rPr>
            <w:rFonts w:ascii="Times New Roman" w:hAnsi="Times New Roman" w:cs="Times New Roman"/>
            <w:sz w:val="24"/>
            <w:szCs w:val="24"/>
            <w:rPrChange w:id="73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invest </w:t>
        </w:r>
      </w:ins>
      <w:ins w:id="74" w:author="Gordon Elliott Williams" w:date="2021-05-16T01:30:00Z">
        <w:r w:rsidR="00F723ED" w:rsidRPr="003048D8">
          <w:rPr>
            <w:rFonts w:ascii="Times New Roman" w:hAnsi="Times New Roman" w:cs="Times New Roman"/>
            <w:sz w:val="24"/>
            <w:szCs w:val="24"/>
            <w:rPrChange w:id="75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every resource to </w:t>
        </w:r>
      </w:ins>
      <w:ins w:id="76" w:author="Gordon Elliott Williams" w:date="2021-05-16T01:32:00Z">
        <w:r w:rsidR="00DA29F3" w:rsidRPr="003048D8">
          <w:rPr>
            <w:rFonts w:ascii="Times New Roman" w:hAnsi="Times New Roman" w:cs="Times New Roman"/>
            <w:sz w:val="24"/>
            <w:szCs w:val="24"/>
            <w:rPrChange w:id="77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being them to their highest potential.</w:t>
        </w:r>
      </w:ins>
    </w:p>
    <w:p w14:paraId="6F60E396" w14:textId="0E9358FA" w:rsidR="00DA29F3" w:rsidRPr="003048D8" w:rsidRDefault="00DA29F3" w:rsidP="00915610">
      <w:pPr>
        <w:jc w:val="both"/>
        <w:rPr>
          <w:ins w:id="78" w:author="Gordon Elliott Williams" w:date="2021-05-16T01:55:00Z"/>
          <w:rFonts w:ascii="Times New Roman" w:hAnsi="Times New Roman" w:cs="Times New Roman"/>
          <w:sz w:val="24"/>
          <w:szCs w:val="24"/>
          <w:rPrChange w:id="79" w:author="Gordon Elliott Williams" w:date="2021-05-16T02:37:00Z">
            <w:rPr>
              <w:ins w:id="80" w:author="Gordon Elliott Williams" w:date="2021-05-16T01:55:00Z"/>
              <w:b/>
              <w:bCs/>
              <w:sz w:val="28"/>
              <w:szCs w:val="28"/>
            </w:rPr>
          </w:rPrChange>
        </w:rPr>
      </w:pPr>
      <w:ins w:id="81" w:author="Gordon Elliott Williams" w:date="2021-05-16T01:33:00Z">
        <w:r w:rsidRPr="003048D8">
          <w:rPr>
            <w:rFonts w:ascii="Times New Roman" w:hAnsi="Times New Roman" w:cs="Times New Roman"/>
            <w:sz w:val="24"/>
            <w:szCs w:val="24"/>
            <w:rPrChange w:id="82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Making money is not enough for our organization.  We need to strive to be most creative and innovative in the United States of America</w:t>
        </w:r>
      </w:ins>
      <w:ins w:id="83" w:author="Gordon Elliott Williams" w:date="2021-05-16T01:34:00Z">
        <w:r w:rsidRPr="003048D8">
          <w:rPr>
            <w:rFonts w:ascii="Times New Roman" w:hAnsi="Times New Roman" w:cs="Times New Roman"/>
            <w:sz w:val="24"/>
            <w:szCs w:val="24"/>
            <w:rPrChange w:id="84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, and eventually, the world.  To bring our world to the pinnacle of potential, we</w:t>
        </w:r>
      </w:ins>
      <w:ins w:id="85" w:author="Gordon Elliott Williams" w:date="2021-05-16T01:35:00Z">
        <w:r w:rsidRPr="003048D8">
          <w:rPr>
            <w:rFonts w:ascii="Times New Roman" w:hAnsi="Times New Roman" w:cs="Times New Roman"/>
            <w:sz w:val="24"/>
            <w:szCs w:val="24"/>
            <w:rPrChange w:id="86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need to start first with our corporate culture.  We will make our company a better place to work by</w:t>
        </w:r>
      </w:ins>
      <w:ins w:id="87" w:author="Gordon Elliott Williams" w:date="2021-05-16T01:36:00Z">
        <w:r w:rsidRPr="003048D8">
          <w:rPr>
            <w:rFonts w:ascii="Times New Roman" w:hAnsi="Times New Roman" w:cs="Times New Roman"/>
            <w:sz w:val="24"/>
            <w:szCs w:val="24"/>
            <w:rPrChange w:id="88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first extending our reach to the best HBCU’s and </w:t>
        </w:r>
      </w:ins>
      <w:ins w:id="89" w:author="Gordon Elliott Williams" w:date="2021-05-16T01:39:00Z">
        <w:r w:rsidRPr="003048D8">
          <w:rPr>
            <w:rFonts w:ascii="Times New Roman" w:hAnsi="Times New Roman" w:cs="Times New Roman"/>
            <w:sz w:val="24"/>
            <w:szCs w:val="24"/>
            <w:rPrChange w:id="90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two-year technical </w:t>
        </w:r>
      </w:ins>
      <w:ins w:id="91" w:author="Gordon Elliott Williams" w:date="2021-05-16T01:36:00Z">
        <w:r w:rsidRPr="003048D8">
          <w:rPr>
            <w:rFonts w:ascii="Times New Roman" w:hAnsi="Times New Roman" w:cs="Times New Roman"/>
            <w:sz w:val="24"/>
            <w:szCs w:val="24"/>
            <w:rPrChange w:id="92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colleges with offers of l</w:t>
        </w:r>
      </w:ins>
      <w:ins w:id="93" w:author="Gordon Elliott Williams" w:date="2021-05-16T01:37:00Z">
        <w:r w:rsidRPr="003048D8">
          <w:rPr>
            <w:rFonts w:ascii="Times New Roman" w:hAnsi="Times New Roman" w:cs="Times New Roman"/>
            <w:sz w:val="24"/>
            <w:szCs w:val="24"/>
            <w:rPrChange w:id="94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ucrative internships to their students with 3.0 cumulative grade point averages.  </w:t>
        </w:r>
      </w:ins>
      <w:ins w:id="95" w:author="Gordon Elliott Williams" w:date="2021-05-16T01:40:00Z">
        <w:r w:rsidRPr="003048D8">
          <w:rPr>
            <w:rFonts w:ascii="Times New Roman" w:hAnsi="Times New Roman" w:cs="Times New Roman"/>
            <w:sz w:val="24"/>
            <w:szCs w:val="24"/>
            <w:rPrChange w:id="96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We will begin a new partnership with our local community by starting </w:t>
        </w:r>
      </w:ins>
      <w:ins w:id="97" w:author="Gordon Elliott Williams" w:date="2021-05-16T01:44:00Z">
        <w:r w:rsidR="00836FC3" w:rsidRPr="003048D8">
          <w:rPr>
            <w:rFonts w:ascii="Times New Roman" w:hAnsi="Times New Roman" w:cs="Times New Roman"/>
            <w:sz w:val="24"/>
            <w:szCs w:val="24"/>
            <w:rPrChange w:id="98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revitalization and rehabilitation </w:t>
        </w:r>
      </w:ins>
      <w:ins w:id="99" w:author="Gordon Elliott Williams" w:date="2021-05-16T01:43:00Z">
        <w:r w:rsidR="00836FC3" w:rsidRPr="003048D8">
          <w:rPr>
            <w:rFonts w:ascii="Times New Roman" w:hAnsi="Times New Roman" w:cs="Times New Roman"/>
            <w:sz w:val="24"/>
            <w:szCs w:val="24"/>
            <w:rPrChange w:id="100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progr</w:t>
        </w:r>
      </w:ins>
      <w:ins w:id="101" w:author="Gordon Elliott Williams" w:date="2021-05-16T01:44:00Z">
        <w:r w:rsidR="00836FC3" w:rsidRPr="003048D8">
          <w:rPr>
            <w:rFonts w:ascii="Times New Roman" w:hAnsi="Times New Roman" w:cs="Times New Roman"/>
            <w:sz w:val="24"/>
            <w:szCs w:val="24"/>
            <w:rPrChange w:id="102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ams with the lower income neighborhoods.  </w:t>
        </w:r>
      </w:ins>
      <w:ins w:id="103" w:author="Gordon Elliott Williams" w:date="2021-05-16T01:45:00Z">
        <w:r w:rsidR="00836FC3" w:rsidRPr="003048D8">
          <w:rPr>
            <w:rFonts w:ascii="Times New Roman" w:hAnsi="Times New Roman" w:cs="Times New Roman"/>
            <w:sz w:val="24"/>
            <w:szCs w:val="24"/>
            <w:rPrChange w:id="104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Human Resources will also be creating a box for</w:t>
        </w:r>
      </w:ins>
      <w:ins w:id="105" w:author="Gordon Elliott Williams" w:date="2021-05-16T01:46:00Z">
        <w:r w:rsidR="00836FC3" w:rsidRPr="003048D8">
          <w:rPr>
            <w:rFonts w:ascii="Times New Roman" w:hAnsi="Times New Roman" w:cs="Times New Roman"/>
            <w:sz w:val="24"/>
            <w:szCs w:val="24"/>
            <w:rPrChange w:id="106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“Ideas and Innovations” for </w:t>
        </w:r>
        <w:proofErr w:type="gramStart"/>
        <w:r w:rsidR="00836FC3" w:rsidRPr="003048D8">
          <w:rPr>
            <w:rFonts w:ascii="Times New Roman" w:hAnsi="Times New Roman" w:cs="Times New Roman"/>
            <w:sz w:val="24"/>
            <w:szCs w:val="24"/>
            <w:rPrChange w:id="107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all of</w:t>
        </w:r>
        <w:proofErr w:type="gramEnd"/>
        <w:r w:rsidR="00836FC3" w:rsidRPr="003048D8">
          <w:rPr>
            <w:rFonts w:ascii="Times New Roman" w:hAnsi="Times New Roman" w:cs="Times New Roman"/>
            <w:sz w:val="24"/>
            <w:szCs w:val="24"/>
            <w:rPrChange w:id="108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our employees.</w:t>
        </w:r>
      </w:ins>
      <w:ins w:id="109" w:author="Gordon Elliott Williams" w:date="2021-05-16T01:47:00Z">
        <w:r w:rsidR="00836FC3" w:rsidRPr="003048D8">
          <w:rPr>
            <w:rFonts w:ascii="Times New Roman" w:hAnsi="Times New Roman" w:cs="Times New Roman"/>
            <w:sz w:val="24"/>
            <w:szCs w:val="24"/>
            <w:rPrChange w:id="110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 To being the financial salary gap closer between exempt and non-exempt employees, we will be offering </w:t>
        </w:r>
      </w:ins>
      <w:ins w:id="111" w:author="Gordon Elliott Williams" w:date="2021-05-16T01:48:00Z">
        <w:r w:rsidR="00836FC3" w:rsidRPr="003048D8">
          <w:rPr>
            <w:rFonts w:ascii="Times New Roman" w:hAnsi="Times New Roman" w:cs="Times New Roman"/>
            <w:sz w:val="24"/>
            <w:szCs w:val="24"/>
            <w:rPrChange w:id="112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several shares of matching stock to every employee that is not salaried.</w:t>
        </w:r>
      </w:ins>
      <w:ins w:id="113" w:author="Gordon Elliott Williams" w:date="2021-05-16T01:52:00Z">
        <w:r w:rsidR="00836FC3" w:rsidRPr="003048D8">
          <w:rPr>
            <w:rFonts w:ascii="Times New Roman" w:hAnsi="Times New Roman" w:cs="Times New Roman"/>
            <w:sz w:val="24"/>
            <w:szCs w:val="24"/>
            <w:rPrChange w:id="114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 </w:t>
        </w:r>
      </w:ins>
      <w:ins w:id="115" w:author="Gordon Elliott Williams" w:date="2021-05-16T01:53:00Z">
        <w:r w:rsidR="00836FC3" w:rsidRPr="003048D8">
          <w:rPr>
            <w:rFonts w:ascii="Times New Roman" w:hAnsi="Times New Roman" w:cs="Times New Roman"/>
            <w:sz w:val="24"/>
            <w:szCs w:val="24"/>
            <w:rPrChange w:id="116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To </w:t>
        </w:r>
        <w:r w:rsidR="00180F71" w:rsidRPr="003048D8">
          <w:rPr>
            <w:rFonts w:ascii="Times New Roman" w:hAnsi="Times New Roman" w:cs="Times New Roman"/>
            <w:sz w:val="24"/>
            <w:szCs w:val="24"/>
            <w:rPrChange w:id="117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help our environment directly, we have agreed to sponsor the planting of trees along several major highways, routes, an</w:t>
        </w:r>
      </w:ins>
      <w:ins w:id="118" w:author="Gordon Elliott Williams" w:date="2021-05-16T01:54:00Z">
        <w:r w:rsidR="00180F71" w:rsidRPr="003048D8">
          <w:rPr>
            <w:rFonts w:ascii="Times New Roman" w:hAnsi="Times New Roman" w:cs="Times New Roman"/>
            <w:sz w:val="24"/>
            <w:szCs w:val="24"/>
            <w:rPrChange w:id="119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d streets, to help absorb more carbon dioxide from the air.  </w:t>
        </w:r>
      </w:ins>
    </w:p>
    <w:p w14:paraId="45C92777" w14:textId="40C6EA9C" w:rsidR="00180F71" w:rsidRPr="003048D8" w:rsidRDefault="00180F71" w:rsidP="00915610">
      <w:pPr>
        <w:jc w:val="both"/>
        <w:rPr>
          <w:rFonts w:ascii="Times New Roman" w:hAnsi="Times New Roman" w:cs="Times New Roman"/>
          <w:sz w:val="24"/>
          <w:szCs w:val="24"/>
          <w:rPrChange w:id="120" w:author="Gordon Elliott Williams" w:date="2021-05-16T02:37:00Z">
            <w:rPr>
              <w:b/>
              <w:bCs/>
              <w:sz w:val="28"/>
              <w:szCs w:val="28"/>
            </w:rPr>
          </w:rPrChange>
        </w:rPr>
        <w:pPrChange w:id="121" w:author="Gordon Elliott Williams" w:date="2021-05-16T00:49:00Z">
          <w:pPr>
            <w:jc w:val="center"/>
          </w:pPr>
        </w:pPrChange>
      </w:pPr>
      <w:ins w:id="122" w:author="Gordon Elliott Williams" w:date="2021-05-16T01:55:00Z">
        <w:r w:rsidRPr="003048D8">
          <w:rPr>
            <w:rFonts w:ascii="Times New Roman" w:hAnsi="Times New Roman" w:cs="Times New Roman"/>
            <w:sz w:val="24"/>
            <w:szCs w:val="24"/>
            <w:rPrChange w:id="123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While there are many more innovative and creative things that we can do, such as </w:t>
        </w:r>
      </w:ins>
      <w:ins w:id="124" w:author="Gordon Elliott Williams" w:date="2021-05-16T01:56:00Z">
        <w:r w:rsidRPr="003048D8">
          <w:rPr>
            <w:rFonts w:ascii="Times New Roman" w:hAnsi="Times New Roman" w:cs="Times New Roman"/>
            <w:sz w:val="24"/>
            <w:szCs w:val="24"/>
            <w:rPrChange w:id="125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making our factories more environmentally friendly by changing to renewable energies, passive </w:t>
        </w:r>
        <w:proofErr w:type="gramStart"/>
        <w:r w:rsidRPr="003048D8">
          <w:rPr>
            <w:rFonts w:ascii="Times New Roman" w:hAnsi="Times New Roman" w:cs="Times New Roman"/>
            <w:sz w:val="24"/>
            <w:szCs w:val="24"/>
            <w:rPrChange w:id="126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heating</w:t>
        </w:r>
        <w:proofErr w:type="gramEnd"/>
        <w:r w:rsidRPr="003048D8">
          <w:rPr>
            <w:rFonts w:ascii="Times New Roman" w:hAnsi="Times New Roman" w:cs="Times New Roman"/>
            <w:sz w:val="24"/>
            <w:szCs w:val="24"/>
            <w:rPrChange w:id="127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and cooling, and </w:t>
        </w:r>
      </w:ins>
      <w:ins w:id="128" w:author="Gordon Elliott Williams" w:date="2021-05-16T01:57:00Z">
        <w:r w:rsidRPr="003048D8">
          <w:rPr>
            <w:rFonts w:ascii="Times New Roman" w:hAnsi="Times New Roman" w:cs="Times New Roman"/>
            <w:sz w:val="24"/>
            <w:szCs w:val="24"/>
            <w:rPrChange w:id="129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making our </w:t>
        </w:r>
      </w:ins>
      <w:ins w:id="130" w:author="Gordon Elliott Williams" w:date="2021-05-16T01:58:00Z">
        <w:r w:rsidRPr="003048D8">
          <w:rPr>
            <w:rFonts w:ascii="Times New Roman" w:hAnsi="Times New Roman" w:cs="Times New Roman"/>
            <w:sz w:val="24"/>
            <w:szCs w:val="24"/>
            <w:rPrChange w:id="131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new factories eco-friendly, the process of self-improvement in on-going.  Every day</w:t>
        </w:r>
      </w:ins>
      <w:ins w:id="132" w:author="Gordon Elliott Williams" w:date="2021-05-16T01:59:00Z">
        <w:r w:rsidRPr="003048D8">
          <w:rPr>
            <w:rFonts w:ascii="Times New Roman" w:hAnsi="Times New Roman" w:cs="Times New Roman"/>
            <w:sz w:val="24"/>
            <w:szCs w:val="24"/>
            <w:rPrChange w:id="133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we should strive to inspire one another to be the </w:t>
        </w:r>
        <w:proofErr w:type="gramStart"/>
        <w:r w:rsidRPr="003048D8">
          <w:rPr>
            <w:rFonts w:ascii="Times New Roman" w:hAnsi="Times New Roman" w:cs="Times New Roman"/>
            <w:sz w:val="24"/>
            <w:szCs w:val="24"/>
            <w:rPrChange w:id="134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very best</w:t>
        </w:r>
        <w:proofErr w:type="gramEnd"/>
        <w:r w:rsidRPr="003048D8">
          <w:rPr>
            <w:rFonts w:ascii="Times New Roman" w:hAnsi="Times New Roman" w:cs="Times New Roman"/>
            <w:sz w:val="24"/>
            <w:szCs w:val="24"/>
            <w:rPrChange w:id="135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at what we do.  </w:t>
        </w:r>
      </w:ins>
      <w:ins w:id="136" w:author="Gordon Elliott Williams" w:date="2021-05-16T02:00:00Z">
        <w:r w:rsidRPr="003048D8">
          <w:rPr>
            <w:rFonts w:ascii="Times New Roman" w:hAnsi="Times New Roman" w:cs="Times New Roman"/>
            <w:sz w:val="24"/>
            <w:szCs w:val="24"/>
            <w:rPrChange w:id="137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When the world one day </w:t>
        </w:r>
        <w:proofErr w:type="gramStart"/>
        <w:r w:rsidRPr="003048D8">
          <w:rPr>
            <w:rFonts w:ascii="Times New Roman" w:hAnsi="Times New Roman" w:cs="Times New Roman"/>
            <w:sz w:val="24"/>
            <w:szCs w:val="24"/>
            <w:rPrChange w:id="138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envy</w:t>
        </w:r>
        <w:proofErr w:type="gramEnd"/>
        <w:r w:rsidRPr="003048D8">
          <w:rPr>
            <w:rFonts w:ascii="Times New Roman" w:hAnsi="Times New Roman" w:cs="Times New Roman"/>
            <w:sz w:val="24"/>
            <w:szCs w:val="24"/>
            <w:rPrChange w:id="139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our efforts and begins to duplicate them, only then can we </w:t>
        </w:r>
      </w:ins>
      <w:ins w:id="140" w:author="Gordon Elliott Williams" w:date="2021-05-16T02:01:00Z">
        <w:r w:rsidRPr="003048D8">
          <w:rPr>
            <w:rFonts w:ascii="Times New Roman" w:hAnsi="Times New Roman" w:cs="Times New Roman"/>
            <w:sz w:val="24"/>
            <w:szCs w:val="24"/>
            <w:rPrChange w:id="141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say we are a great company.</w:t>
        </w:r>
      </w:ins>
    </w:p>
    <w:p w14:paraId="221F2D5B" w14:textId="65431239" w:rsidR="00B8793F" w:rsidRPr="003048D8" w:rsidRDefault="00B8793F" w:rsidP="00BE7A03">
      <w:pPr>
        <w:jc w:val="center"/>
        <w:rPr>
          <w:ins w:id="142" w:author="Gordon Elliott Williams" w:date="2021-05-16T02:04:00Z"/>
          <w:rFonts w:ascii="Times New Roman" w:hAnsi="Times New Roman" w:cs="Times New Roman"/>
          <w:b/>
          <w:bCs/>
          <w:sz w:val="24"/>
          <w:szCs w:val="24"/>
          <w:rPrChange w:id="143" w:author="Gordon Elliott Williams" w:date="2021-05-16T02:37:00Z">
            <w:rPr>
              <w:ins w:id="144" w:author="Gordon Elliott Williams" w:date="2021-05-16T02:04:00Z"/>
              <w:b/>
              <w:bCs/>
              <w:sz w:val="28"/>
              <w:szCs w:val="28"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145" w:author="Gordon Elliott Williams" w:date="2021-05-16T02:37:00Z">
            <w:rPr>
              <w:b/>
              <w:bCs/>
              <w:sz w:val="28"/>
              <w:szCs w:val="28"/>
            </w:rPr>
          </w:rPrChange>
        </w:rPr>
        <w:t xml:space="preserve">Mission </w:t>
      </w:r>
    </w:p>
    <w:p w14:paraId="7470C3BF" w14:textId="45C2AA7C" w:rsidR="002B089C" w:rsidRPr="003048D8" w:rsidRDefault="002B089C" w:rsidP="00E37EE4">
      <w:pPr>
        <w:jc w:val="center"/>
        <w:rPr>
          <w:ins w:id="146" w:author="Gordon Elliott Williams" w:date="2021-05-16T02:24:00Z"/>
          <w:rFonts w:ascii="Times New Roman" w:hAnsi="Times New Roman" w:cs="Times New Roman"/>
          <w:sz w:val="24"/>
          <w:szCs w:val="24"/>
          <w:rPrChange w:id="147" w:author="Gordon Elliott Williams" w:date="2021-05-16T02:37:00Z">
            <w:rPr>
              <w:ins w:id="148" w:author="Gordon Elliott Williams" w:date="2021-05-16T02:24:00Z"/>
              <w:b/>
              <w:bCs/>
              <w:sz w:val="28"/>
              <w:szCs w:val="28"/>
            </w:rPr>
          </w:rPrChange>
        </w:rPr>
        <w:pPrChange w:id="149" w:author="Gordon Elliott Williams" w:date="2021-05-16T02:25:00Z">
          <w:pPr>
            <w:jc w:val="both"/>
          </w:pPr>
        </w:pPrChange>
      </w:pPr>
      <w:ins w:id="150" w:author="Gordon Elliott Williams" w:date="2021-05-16T02:22:00Z">
        <w:r w:rsidRPr="003048D8">
          <w:rPr>
            <w:rFonts w:ascii="Times New Roman" w:hAnsi="Times New Roman" w:cs="Times New Roman"/>
            <w:sz w:val="24"/>
            <w:szCs w:val="24"/>
            <w:rPrChange w:id="151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To c</w:t>
        </w:r>
      </w:ins>
      <w:ins w:id="152" w:author="Gordon Elliott Williams" w:date="2021-05-16T02:21:00Z">
        <w:r w:rsidRPr="003048D8">
          <w:rPr>
            <w:rFonts w:ascii="Times New Roman" w:hAnsi="Times New Roman" w:cs="Times New Roman"/>
            <w:sz w:val="24"/>
            <w:szCs w:val="24"/>
            <w:rPrChange w:id="153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reat</w:t>
        </w:r>
      </w:ins>
      <w:ins w:id="154" w:author="Gordon Elliott Williams" w:date="2021-05-16T02:22:00Z">
        <w:r w:rsidRPr="003048D8">
          <w:rPr>
            <w:rFonts w:ascii="Times New Roman" w:hAnsi="Times New Roman" w:cs="Times New Roman"/>
            <w:sz w:val="24"/>
            <w:szCs w:val="24"/>
            <w:rPrChange w:id="155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e</w:t>
        </w:r>
      </w:ins>
      <w:ins w:id="156" w:author="Gordon Elliott Williams" w:date="2021-05-16T02:21:00Z">
        <w:r w:rsidRPr="003048D8">
          <w:rPr>
            <w:rFonts w:ascii="Times New Roman" w:hAnsi="Times New Roman" w:cs="Times New Roman"/>
            <w:sz w:val="24"/>
            <w:szCs w:val="24"/>
            <w:rPrChange w:id="157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innovative</w:t>
        </w:r>
      </w:ins>
      <w:ins w:id="158" w:author="Gordon Elliott Williams" w:date="2021-05-16T02:25:00Z">
        <w:r w:rsidR="00E37EE4" w:rsidRPr="003048D8">
          <w:rPr>
            <w:rFonts w:ascii="Times New Roman" w:hAnsi="Times New Roman" w:cs="Times New Roman"/>
            <w:sz w:val="24"/>
            <w:szCs w:val="24"/>
            <w:rPrChange w:id="159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, environmentally conscious</w:t>
        </w:r>
      </w:ins>
      <w:ins w:id="160" w:author="Gordon Elliott Williams" w:date="2021-05-16T02:23:00Z">
        <w:r w:rsidRPr="003048D8">
          <w:rPr>
            <w:rFonts w:ascii="Times New Roman" w:hAnsi="Times New Roman" w:cs="Times New Roman"/>
            <w:sz w:val="24"/>
            <w:szCs w:val="24"/>
            <w:rPrChange w:id="161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products fo</w:t>
        </w:r>
      </w:ins>
      <w:ins w:id="162" w:author="Gordon Elliott Williams" w:date="2021-05-16T02:24:00Z">
        <w:r w:rsidRPr="003048D8">
          <w:rPr>
            <w:rFonts w:ascii="Times New Roman" w:hAnsi="Times New Roman" w:cs="Times New Roman"/>
            <w:sz w:val="24"/>
            <w:szCs w:val="24"/>
            <w:rPrChange w:id="163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>r the hands that make the world go ‘round.</w:t>
        </w:r>
      </w:ins>
    </w:p>
    <w:p w14:paraId="591F1150" w14:textId="70E021CF" w:rsidR="00EB5D92" w:rsidRPr="003048D8" w:rsidDel="00E37EE4" w:rsidRDefault="00EB5D92" w:rsidP="00EB5D92">
      <w:pPr>
        <w:jc w:val="both"/>
        <w:rPr>
          <w:del w:id="164" w:author="Gordon Elliott Williams" w:date="2021-05-16T02:26:00Z"/>
          <w:rFonts w:ascii="Times New Roman" w:hAnsi="Times New Roman" w:cs="Times New Roman"/>
          <w:b/>
          <w:bCs/>
          <w:sz w:val="24"/>
          <w:szCs w:val="24"/>
          <w:rPrChange w:id="165" w:author="Gordon Elliott Williams" w:date="2021-05-16T02:37:00Z">
            <w:rPr>
              <w:del w:id="166" w:author="Gordon Elliott Williams" w:date="2021-05-16T02:26:00Z"/>
              <w:b/>
              <w:bCs/>
              <w:sz w:val="28"/>
              <w:szCs w:val="28"/>
            </w:rPr>
          </w:rPrChange>
        </w:rPr>
        <w:pPrChange w:id="167" w:author="Gordon Elliott Williams" w:date="2021-05-16T02:04:00Z">
          <w:pPr>
            <w:jc w:val="center"/>
          </w:pPr>
        </w:pPrChange>
      </w:pPr>
      <w:ins w:id="168" w:author="Gordon Elliott Williams" w:date="2021-05-16T02:10:00Z">
        <w:r w:rsidRPr="003048D8">
          <w:rPr>
            <w:rFonts w:ascii="Times New Roman" w:hAnsi="Times New Roman" w:cs="Times New Roman"/>
            <w:b/>
            <w:bCs/>
            <w:sz w:val="24"/>
            <w:szCs w:val="24"/>
            <w:rPrChange w:id="169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t xml:space="preserve"> </w:t>
        </w:r>
      </w:ins>
    </w:p>
    <w:p w14:paraId="3F85CEE1" w14:textId="4C27A0F9" w:rsidR="00B8793F" w:rsidRPr="003048D8" w:rsidDel="00CA0E34" w:rsidRDefault="00B8793F" w:rsidP="003048D8">
      <w:pPr>
        <w:jc w:val="center"/>
        <w:rPr>
          <w:del w:id="170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171" w:author="Gordon Elliott Williams" w:date="2021-05-16T02:37:00Z">
            <w:rPr>
              <w:del w:id="172" w:author="Gordon Elliott Williams" w:date="2021-05-16T00:40:00Z"/>
              <w:b/>
              <w:bCs/>
              <w:sz w:val="28"/>
              <w:szCs w:val="28"/>
            </w:rPr>
          </w:rPrChange>
        </w:rPr>
        <w:pPrChange w:id="173" w:author="Gordon Elliott Williams" w:date="2021-05-16T02:37:00Z">
          <w:pPr>
            <w:jc w:val="center"/>
          </w:pPr>
        </w:pPrChange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174" w:author="Gordon Elliott Williams" w:date="2021-05-16T02:37:00Z">
            <w:rPr>
              <w:b/>
              <w:bCs/>
              <w:sz w:val="28"/>
              <w:szCs w:val="28"/>
            </w:rPr>
          </w:rPrChange>
        </w:rPr>
        <w:t>Values</w:t>
      </w:r>
    </w:p>
    <w:p w14:paraId="47347135" w14:textId="77777777" w:rsidR="00BE7A03" w:rsidRPr="003048D8" w:rsidDel="00CA0E34" w:rsidRDefault="00BE7A03" w:rsidP="003048D8">
      <w:pPr>
        <w:jc w:val="center"/>
        <w:rPr>
          <w:del w:id="175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176" w:author="Gordon Elliott Williams" w:date="2021-05-16T02:37:00Z">
            <w:rPr>
              <w:del w:id="177" w:author="Gordon Elliott Williams" w:date="2021-05-16T00:40:00Z"/>
              <w:b/>
              <w:bCs/>
              <w:sz w:val="32"/>
              <w:szCs w:val="32"/>
            </w:rPr>
          </w:rPrChange>
        </w:rPr>
        <w:pPrChange w:id="178" w:author="Gordon Elliott Williams" w:date="2021-05-16T02:37:00Z">
          <w:pPr>
            <w:jc w:val="center"/>
          </w:pPr>
        </w:pPrChange>
      </w:pPr>
    </w:p>
    <w:p w14:paraId="089F3E48" w14:textId="60250069" w:rsidR="00BE7A03" w:rsidRPr="003048D8" w:rsidDel="00CA0E34" w:rsidRDefault="00BE7A03" w:rsidP="003048D8">
      <w:pPr>
        <w:jc w:val="center"/>
        <w:rPr>
          <w:del w:id="179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180" w:author="Gordon Elliott Williams" w:date="2021-05-16T02:37:00Z">
            <w:rPr>
              <w:del w:id="181" w:author="Gordon Elliott Williams" w:date="2021-05-16T00:40:00Z"/>
              <w:b/>
              <w:bCs/>
            </w:rPr>
          </w:rPrChange>
        </w:rPr>
        <w:pPrChange w:id="182" w:author="Gordon Elliott Williams" w:date="2021-05-16T02:37:00Z">
          <w:pPr>
            <w:jc w:val="center"/>
          </w:pPr>
        </w:pPrChange>
      </w:pPr>
    </w:p>
    <w:p w14:paraId="4421EB40" w14:textId="0FBDAE71" w:rsidR="00BE7A03" w:rsidRPr="003048D8" w:rsidDel="00CA0E34" w:rsidRDefault="00BE7A03" w:rsidP="003048D8">
      <w:pPr>
        <w:jc w:val="center"/>
        <w:rPr>
          <w:del w:id="183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184" w:author="Gordon Elliott Williams" w:date="2021-05-16T02:37:00Z">
            <w:rPr>
              <w:del w:id="185" w:author="Gordon Elliott Williams" w:date="2021-05-16T00:40:00Z"/>
              <w:b/>
              <w:bCs/>
              <w:sz w:val="28"/>
              <w:szCs w:val="28"/>
            </w:rPr>
          </w:rPrChange>
        </w:rPr>
        <w:pPrChange w:id="186" w:author="Gordon Elliott Williams" w:date="2021-05-16T02:37:00Z">
          <w:pPr>
            <w:jc w:val="center"/>
          </w:pPr>
        </w:pPrChange>
      </w:pPr>
      <w:del w:id="187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188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delText>Change Management / Organizational Politics</w:delText>
        </w:r>
      </w:del>
    </w:p>
    <w:p w14:paraId="728A0744" w14:textId="7AD9E7CF" w:rsidR="00B8793F" w:rsidRPr="003048D8" w:rsidDel="00CA0E34" w:rsidRDefault="00B8793F" w:rsidP="003048D8">
      <w:pPr>
        <w:jc w:val="center"/>
        <w:rPr>
          <w:del w:id="189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190" w:author="Gordon Elliott Williams" w:date="2021-05-16T02:37:00Z">
            <w:rPr>
              <w:del w:id="191" w:author="Gordon Elliott Williams" w:date="2021-05-16T00:40:00Z"/>
              <w:b/>
              <w:bCs/>
            </w:rPr>
          </w:rPrChange>
        </w:rPr>
        <w:pPrChange w:id="192" w:author="Gordon Elliott Williams" w:date="2021-05-16T02:37:00Z">
          <w:pPr/>
        </w:pPrChange>
      </w:pPr>
    </w:p>
    <w:p w14:paraId="3A555B00" w14:textId="2F909BB7" w:rsidR="0038406D" w:rsidRPr="003048D8" w:rsidDel="00CA0E34" w:rsidRDefault="0038406D" w:rsidP="003048D8">
      <w:pPr>
        <w:jc w:val="center"/>
        <w:rPr>
          <w:del w:id="193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194" w:author="Gordon Elliott Williams" w:date="2021-05-16T02:37:00Z">
            <w:rPr>
              <w:del w:id="195" w:author="Gordon Elliott Williams" w:date="2021-05-16T00:40:00Z"/>
              <w:b/>
              <w:bCs/>
            </w:rPr>
          </w:rPrChange>
        </w:rPr>
        <w:pPrChange w:id="196" w:author="Gordon Elliott Williams" w:date="2021-05-16T02:37:00Z">
          <w:pPr/>
        </w:pPrChange>
      </w:pPr>
      <w:del w:id="197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198" w:author="Gordon Elliott Williams" w:date="2021-05-16T02:37:00Z">
              <w:rPr>
                <w:b/>
                <w:bCs/>
              </w:rPr>
            </w:rPrChange>
          </w:rPr>
          <w:delText xml:space="preserve">Strength(s) </w:delText>
        </w:r>
      </w:del>
    </w:p>
    <w:p w14:paraId="014967A8" w14:textId="3364D8F8" w:rsidR="0038406D" w:rsidRPr="003048D8" w:rsidDel="00CA0E34" w:rsidRDefault="0038406D" w:rsidP="003048D8">
      <w:pPr>
        <w:jc w:val="center"/>
        <w:rPr>
          <w:del w:id="199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200" w:author="Gordon Elliott Williams" w:date="2021-05-16T02:37:00Z">
            <w:rPr>
              <w:del w:id="201" w:author="Gordon Elliott Williams" w:date="2021-05-16T00:40:00Z"/>
              <w:b/>
              <w:bCs/>
            </w:rPr>
          </w:rPrChange>
        </w:rPr>
        <w:pPrChange w:id="202" w:author="Gordon Elliott Williams" w:date="2021-05-16T02:37:00Z">
          <w:pPr/>
        </w:pPrChange>
      </w:pPr>
      <w:del w:id="203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204" w:author="Gordon Elliott Williams" w:date="2021-05-16T02:37:00Z">
              <w:rPr>
                <w:b/>
                <w:bCs/>
              </w:rPr>
            </w:rPrChange>
          </w:rPr>
          <w:delText>Weakness(es)</w:delText>
        </w:r>
      </w:del>
    </w:p>
    <w:p w14:paraId="2E9EDD16" w14:textId="5EF4ABAD" w:rsidR="00BE7A03" w:rsidRPr="003048D8" w:rsidDel="00CA0E34" w:rsidRDefault="00BE7A03" w:rsidP="003048D8">
      <w:pPr>
        <w:jc w:val="center"/>
        <w:rPr>
          <w:del w:id="205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206" w:author="Gordon Elliott Williams" w:date="2021-05-16T02:37:00Z">
            <w:rPr>
              <w:del w:id="207" w:author="Gordon Elliott Williams" w:date="2021-05-16T00:40:00Z"/>
              <w:b/>
              <w:bCs/>
            </w:rPr>
          </w:rPrChange>
        </w:rPr>
        <w:pPrChange w:id="208" w:author="Gordon Elliott Williams" w:date="2021-05-16T02:37:00Z">
          <w:pPr/>
        </w:pPrChange>
      </w:pPr>
      <w:del w:id="209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210" w:author="Gordon Elliott Williams" w:date="2021-05-16T02:37:00Z">
              <w:rPr>
                <w:b/>
                <w:bCs/>
              </w:rPr>
            </w:rPrChange>
          </w:rPr>
          <w:delText>Description of the Challenge</w:delText>
        </w:r>
      </w:del>
    </w:p>
    <w:p w14:paraId="4FCEA62C" w14:textId="6B6AEB9B" w:rsidR="00B8793F" w:rsidRPr="003048D8" w:rsidDel="00CA0E34" w:rsidRDefault="00B8793F" w:rsidP="003048D8">
      <w:pPr>
        <w:jc w:val="center"/>
        <w:rPr>
          <w:del w:id="211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212" w:author="Gordon Elliott Williams" w:date="2021-05-16T02:37:00Z">
            <w:rPr>
              <w:del w:id="213" w:author="Gordon Elliott Williams" w:date="2021-05-16T00:40:00Z"/>
              <w:b/>
              <w:bCs/>
            </w:rPr>
          </w:rPrChange>
        </w:rPr>
        <w:pPrChange w:id="214" w:author="Gordon Elliott Williams" w:date="2021-05-16T02:37:00Z">
          <w:pPr/>
        </w:pPrChange>
      </w:pPr>
    </w:p>
    <w:p w14:paraId="749E3ACE" w14:textId="6E60817F" w:rsidR="00BE7A03" w:rsidRPr="003048D8" w:rsidDel="00CA0E34" w:rsidRDefault="00BE7A03" w:rsidP="003048D8">
      <w:pPr>
        <w:jc w:val="center"/>
        <w:rPr>
          <w:del w:id="215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216" w:author="Gordon Elliott Williams" w:date="2021-05-16T02:37:00Z">
            <w:rPr>
              <w:del w:id="217" w:author="Gordon Elliott Williams" w:date="2021-05-16T00:40:00Z"/>
              <w:b/>
              <w:bCs/>
            </w:rPr>
          </w:rPrChange>
        </w:rPr>
        <w:pPrChange w:id="218" w:author="Gordon Elliott Williams" w:date="2021-05-16T02:37:00Z">
          <w:pPr/>
        </w:pPrChange>
      </w:pPr>
      <w:del w:id="219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220" w:author="Gordon Elliott Williams" w:date="2021-05-16T02:37:00Z">
              <w:rPr>
                <w:b/>
                <w:bCs/>
              </w:rPr>
            </w:rPrChange>
          </w:rPr>
          <w:delText>Year One:</w:delText>
        </w:r>
      </w:del>
    </w:p>
    <w:p w14:paraId="6BE335D9" w14:textId="5CEF635F" w:rsidR="00BE7A03" w:rsidRPr="003048D8" w:rsidDel="00CA0E34" w:rsidRDefault="00BE7A03" w:rsidP="003048D8">
      <w:pPr>
        <w:jc w:val="center"/>
        <w:rPr>
          <w:del w:id="221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222" w:author="Gordon Elliott Williams" w:date="2021-05-16T02:37:00Z">
            <w:rPr>
              <w:del w:id="223" w:author="Gordon Elliott Williams" w:date="2021-05-16T00:40:00Z"/>
              <w:b/>
              <w:bCs/>
            </w:rPr>
          </w:rPrChange>
        </w:rPr>
        <w:pPrChange w:id="224" w:author="Gordon Elliott Williams" w:date="2021-05-16T02:37:00Z">
          <w:pPr/>
        </w:pPrChange>
      </w:pPr>
      <w:del w:id="225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226" w:author="Gordon Elliott Williams" w:date="2021-05-16T02:37:00Z">
              <w:rPr>
                <w:b/>
                <w:bCs/>
              </w:rPr>
            </w:rPrChange>
          </w:rPr>
          <w:delText>Goal One:</w:delText>
        </w:r>
      </w:del>
    </w:p>
    <w:p w14:paraId="7AD10716" w14:textId="0BED541A" w:rsidR="00BE7A03" w:rsidRPr="003048D8" w:rsidDel="00CA0E34" w:rsidRDefault="00BE7A03" w:rsidP="003048D8">
      <w:pPr>
        <w:jc w:val="center"/>
        <w:rPr>
          <w:del w:id="227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228" w:author="Gordon Elliott Williams" w:date="2021-05-16T02:37:00Z">
            <w:rPr>
              <w:del w:id="229" w:author="Gordon Elliott Williams" w:date="2021-05-16T00:40:00Z"/>
              <w:b/>
              <w:bCs/>
            </w:rPr>
          </w:rPrChange>
        </w:rPr>
        <w:pPrChange w:id="230" w:author="Gordon Elliott Williams" w:date="2021-05-16T02:37:00Z">
          <w:pPr/>
        </w:pPrChange>
      </w:pPr>
      <w:del w:id="231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232" w:author="Gordon Elliott Williams" w:date="2021-05-16T02:37:00Z">
              <w:rPr>
                <w:b/>
                <w:bCs/>
              </w:rPr>
            </w:rPrChange>
          </w:rPr>
          <w:delText>Objectives:</w:delText>
        </w:r>
      </w:del>
    </w:p>
    <w:p w14:paraId="55686DAA" w14:textId="27087C92" w:rsidR="00BE7A03" w:rsidRPr="003048D8" w:rsidDel="00CA0E34" w:rsidRDefault="00BE7A03" w:rsidP="003048D8">
      <w:pPr>
        <w:jc w:val="center"/>
        <w:rPr>
          <w:del w:id="233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234" w:author="Gordon Elliott Williams" w:date="2021-05-16T02:37:00Z">
            <w:rPr>
              <w:del w:id="235" w:author="Gordon Elliott Williams" w:date="2021-05-16T00:40:00Z"/>
              <w:b/>
              <w:bCs/>
            </w:rPr>
          </w:rPrChange>
        </w:rPr>
        <w:pPrChange w:id="236" w:author="Gordon Elliott Williams" w:date="2021-05-16T02:37:00Z">
          <w:pPr/>
        </w:pPrChange>
      </w:pPr>
      <w:del w:id="237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238" w:author="Gordon Elliott Williams" w:date="2021-05-16T02:37:00Z">
              <w:rPr>
                <w:b/>
                <w:bCs/>
              </w:rPr>
            </w:rPrChange>
          </w:rPr>
          <w:delText>Metric:</w:delText>
        </w:r>
      </w:del>
    </w:p>
    <w:p w14:paraId="36526EBF" w14:textId="0B5B5A63" w:rsidR="00BE7A03" w:rsidRPr="003048D8" w:rsidDel="00CA0E34" w:rsidRDefault="00BE7A03" w:rsidP="003048D8">
      <w:pPr>
        <w:jc w:val="center"/>
        <w:rPr>
          <w:del w:id="239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240" w:author="Gordon Elliott Williams" w:date="2021-05-16T02:37:00Z">
            <w:rPr>
              <w:del w:id="241" w:author="Gordon Elliott Williams" w:date="2021-05-16T00:40:00Z"/>
              <w:b/>
              <w:bCs/>
            </w:rPr>
          </w:rPrChange>
        </w:rPr>
        <w:pPrChange w:id="242" w:author="Gordon Elliott Williams" w:date="2021-05-16T02:37:00Z">
          <w:pPr/>
        </w:pPrChange>
      </w:pPr>
      <w:del w:id="243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244" w:author="Gordon Elliott Williams" w:date="2021-05-16T02:37:00Z">
              <w:rPr>
                <w:b/>
                <w:bCs/>
              </w:rPr>
            </w:rPrChange>
          </w:rPr>
          <w:delText>Timeframe:</w:delText>
        </w:r>
      </w:del>
    </w:p>
    <w:p w14:paraId="70156591" w14:textId="0F43B156" w:rsidR="00BE7A03" w:rsidRPr="003048D8" w:rsidDel="00CA0E34" w:rsidRDefault="00BE7A03" w:rsidP="003048D8">
      <w:pPr>
        <w:jc w:val="center"/>
        <w:rPr>
          <w:del w:id="245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246" w:author="Gordon Elliott Williams" w:date="2021-05-16T02:37:00Z">
            <w:rPr>
              <w:del w:id="247" w:author="Gordon Elliott Williams" w:date="2021-05-16T00:40:00Z"/>
              <w:b/>
              <w:bCs/>
            </w:rPr>
          </w:rPrChange>
        </w:rPr>
        <w:pPrChange w:id="248" w:author="Gordon Elliott Williams" w:date="2021-05-16T02:37:00Z">
          <w:pPr/>
        </w:pPrChange>
      </w:pPr>
      <w:del w:id="249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250" w:author="Gordon Elliott Williams" w:date="2021-05-16T02:37:00Z">
              <w:rPr>
                <w:b/>
                <w:bCs/>
              </w:rPr>
            </w:rPrChange>
          </w:rPr>
          <w:delText>Responsible Person:</w:delText>
        </w:r>
      </w:del>
    </w:p>
    <w:p w14:paraId="5CC394C5" w14:textId="32F6D9E7" w:rsidR="00BE7A03" w:rsidRPr="003048D8" w:rsidDel="00CA0E34" w:rsidRDefault="00BE7A03" w:rsidP="003048D8">
      <w:pPr>
        <w:jc w:val="center"/>
        <w:rPr>
          <w:del w:id="251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252" w:author="Gordon Elliott Williams" w:date="2021-05-16T02:37:00Z">
            <w:rPr>
              <w:del w:id="253" w:author="Gordon Elliott Williams" w:date="2021-05-16T00:40:00Z"/>
              <w:b/>
              <w:bCs/>
            </w:rPr>
          </w:rPrChange>
        </w:rPr>
        <w:pPrChange w:id="254" w:author="Gordon Elliott Williams" w:date="2021-05-16T02:37:00Z">
          <w:pPr/>
        </w:pPrChange>
      </w:pPr>
    </w:p>
    <w:p w14:paraId="47F07792" w14:textId="300C00AB" w:rsidR="00BE7A03" w:rsidRPr="003048D8" w:rsidDel="00CA0E34" w:rsidRDefault="00BE7A03" w:rsidP="003048D8">
      <w:pPr>
        <w:jc w:val="center"/>
        <w:rPr>
          <w:del w:id="255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256" w:author="Gordon Elliott Williams" w:date="2021-05-16T02:37:00Z">
            <w:rPr>
              <w:del w:id="257" w:author="Gordon Elliott Williams" w:date="2021-05-16T00:40:00Z"/>
              <w:b/>
              <w:bCs/>
            </w:rPr>
          </w:rPrChange>
        </w:rPr>
        <w:pPrChange w:id="258" w:author="Gordon Elliott Williams" w:date="2021-05-16T02:37:00Z">
          <w:pPr/>
        </w:pPrChange>
      </w:pPr>
      <w:del w:id="259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260" w:author="Gordon Elliott Williams" w:date="2021-05-16T02:37:00Z">
              <w:rPr>
                <w:b/>
                <w:bCs/>
              </w:rPr>
            </w:rPrChange>
          </w:rPr>
          <w:delText>Year Two:</w:delText>
        </w:r>
      </w:del>
    </w:p>
    <w:p w14:paraId="6F280443" w14:textId="40350A94" w:rsidR="00BE7A03" w:rsidRPr="003048D8" w:rsidDel="00CA0E34" w:rsidRDefault="00BE7A03" w:rsidP="003048D8">
      <w:pPr>
        <w:jc w:val="center"/>
        <w:rPr>
          <w:del w:id="261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262" w:author="Gordon Elliott Williams" w:date="2021-05-16T02:37:00Z">
            <w:rPr>
              <w:del w:id="263" w:author="Gordon Elliott Williams" w:date="2021-05-16T00:40:00Z"/>
              <w:b/>
              <w:bCs/>
            </w:rPr>
          </w:rPrChange>
        </w:rPr>
        <w:pPrChange w:id="264" w:author="Gordon Elliott Williams" w:date="2021-05-16T02:37:00Z">
          <w:pPr/>
        </w:pPrChange>
      </w:pPr>
      <w:del w:id="265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266" w:author="Gordon Elliott Williams" w:date="2021-05-16T02:37:00Z">
              <w:rPr>
                <w:b/>
                <w:bCs/>
              </w:rPr>
            </w:rPrChange>
          </w:rPr>
          <w:delText>Goal One:</w:delText>
        </w:r>
      </w:del>
    </w:p>
    <w:p w14:paraId="6D387194" w14:textId="31EE70FB" w:rsidR="00BE7A03" w:rsidRPr="003048D8" w:rsidDel="00CA0E34" w:rsidRDefault="00BE7A03" w:rsidP="003048D8">
      <w:pPr>
        <w:jc w:val="center"/>
        <w:rPr>
          <w:del w:id="267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268" w:author="Gordon Elliott Williams" w:date="2021-05-16T02:37:00Z">
            <w:rPr>
              <w:del w:id="269" w:author="Gordon Elliott Williams" w:date="2021-05-16T00:40:00Z"/>
              <w:b/>
              <w:bCs/>
            </w:rPr>
          </w:rPrChange>
        </w:rPr>
        <w:pPrChange w:id="270" w:author="Gordon Elliott Williams" w:date="2021-05-16T02:37:00Z">
          <w:pPr/>
        </w:pPrChange>
      </w:pPr>
      <w:del w:id="271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272" w:author="Gordon Elliott Williams" w:date="2021-05-16T02:37:00Z">
              <w:rPr>
                <w:b/>
                <w:bCs/>
              </w:rPr>
            </w:rPrChange>
          </w:rPr>
          <w:delText>Objectives:</w:delText>
        </w:r>
      </w:del>
    </w:p>
    <w:p w14:paraId="296A22B1" w14:textId="46E1A3A1" w:rsidR="00BE7A03" w:rsidRPr="003048D8" w:rsidDel="00CA0E34" w:rsidRDefault="00BE7A03" w:rsidP="003048D8">
      <w:pPr>
        <w:jc w:val="center"/>
        <w:rPr>
          <w:del w:id="273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274" w:author="Gordon Elliott Williams" w:date="2021-05-16T02:37:00Z">
            <w:rPr>
              <w:del w:id="275" w:author="Gordon Elliott Williams" w:date="2021-05-16T00:40:00Z"/>
              <w:b/>
              <w:bCs/>
            </w:rPr>
          </w:rPrChange>
        </w:rPr>
        <w:pPrChange w:id="276" w:author="Gordon Elliott Williams" w:date="2021-05-16T02:37:00Z">
          <w:pPr/>
        </w:pPrChange>
      </w:pPr>
      <w:del w:id="277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278" w:author="Gordon Elliott Williams" w:date="2021-05-16T02:37:00Z">
              <w:rPr>
                <w:b/>
                <w:bCs/>
              </w:rPr>
            </w:rPrChange>
          </w:rPr>
          <w:delText>Metric:</w:delText>
        </w:r>
      </w:del>
    </w:p>
    <w:p w14:paraId="67C1B7BD" w14:textId="4C07CD80" w:rsidR="00BE7A03" w:rsidRPr="003048D8" w:rsidDel="00CA0E34" w:rsidRDefault="00BE7A03" w:rsidP="003048D8">
      <w:pPr>
        <w:jc w:val="center"/>
        <w:rPr>
          <w:del w:id="279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280" w:author="Gordon Elliott Williams" w:date="2021-05-16T02:37:00Z">
            <w:rPr>
              <w:del w:id="281" w:author="Gordon Elliott Williams" w:date="2021-05-16T00:40:00Z"/>
              <w:b/>
              <w:bCs/>
            </w:rPr>
          </w:rPrChange>
        </w:rPr>
        <w:pPrChange w:id="282" w:author="Gordon Elliott Williams" w:date="2021-05-16T02:37:00Z">
          <w:pPr/>
        </w:pPrChange>
      </w:pPr>
      <w:del w:id="283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284" w:author="Gordon Elliott Williams" w:date="2021-05-16T02:37:00Z">
              <w:rPr>
                <w:b/>
                <w:bCs/>
              </w:rPr>
            </w:rPrChange>
          </w:rPr>
          <w:delText>Timeframe:</w:delText>
        </w:r>
      </w:del>
    </w:p>
    <w:p w14:paraId="0DB2CCE4" w14:textId="1F73EC1F" w:rsidR="00BE7A03" w:rsidRPr="003048D8" w:rsidDel="00CA0E34" w:rsidRDefault="00BE7A03" w:rsidP="003048D8">
      <w:pPr>
        <w:jc w:val="center"/>
        <w:rPr>
          <w:del w:id="285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286" w:author="Gordon Elliott Williams" w:date="2021-05-16T02:37:00Z">
            <w:rPr>
              <w:del w:id="287" w:author="Gordon Elliott Williams" w:date="2021-05-16T00:40:00Z"/>
              <w:b/>
              <w:bCs/>
            </w:rPr>
          </w:rPrChange>
        </w:rPr>
        <w:pPrChange w:id="288" w:author="Gordon Elliott Williams" w:date="2021-05-16T02:37:00Z">
          <w:pPr/>
        </w:pPrChange>
      </w:pPr>
      <w:del w:id="289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290" w:author="Gordon Elliott Williams" w:date="2021-05-16T02:37:00Z">
              <w:rPr>
                <w:b/>
                <w:bCs/>
              </w:rPr>
            </w:rPrChange>
          </w:rPr>
          <w:delText>Responsible Person:</w:delText>
        </w:r>
      </w:del>
    </w:p>
    <w:p w14:paraId="6C81BB04" w14:textId="3D3636E8" w:rsidR="00BE7A03" w:rsidRPr="003048D8" w:rsidDel="00CA0E34" w:rsidRDefault="00BE7A03" w:rsidP="003048D8">
      <w:pPr>
        <w:jc w:val="center"/>
        <w:rPr>
          <w:del w:id="291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292" w:author="Gordon Elliott Williams" w:date="2021-05-16T02:37:00Z">
            <w:rPr>
              <w:del w:id="293" w:author="Gordon Elliott Williams" w:date="2021-05-16T00:40:00Z"/>
              <w:b/>
              <w:bCs/>
            </w:rPr>
          </w:rPrChange>
        </w:rPr>
        <w:pPrChange w:id="294" w:author="Gordon Elliott Williams" w:date="2021-05-16T02:37:00Z">
          <w:pPr/>
        </w:pPrChange>
      </w:pPr>
    </w:p>
    <w:p w14:paraId="29C6D648" w14:textId="6A09FC69" w:rsidR="00BE7A03" w:rsidRPr="003048D8" w:rsidDel="00CA0E34" w:rsidRDefault="00BE7A03" w:rsidP="003048D8">
      <w:pPr>
        <w:jc w:val="center"/>
        <w:rPr>
          <w:del w:id="295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296" w:author="Gordon Elliott Williams" w:date="2021-05-16T02:37:00Z">
            <w:rPr>
              <w:del w:id="297" w:author="Gordon Elliott Williams" w:date="2021-05-16T00:40:00Z"/>
              <w:b/>
              <w:bCs/>
            </w:rPr>
          </w:rPrChange>
        </w:rPr>
        <w:pPrChange w:id="298" w:author="Gordon Elliott Williams" w:date="2021-05-16T02:37:00Z">
          <w:pPr/>
        </w:pPrChange>
      </w:pPr>
      <w:del w:id="299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300" w:author="Gordon Elliott Williams" w:date="2021-05-16T02:37:00Z">
              <w:rPr>
                <w:b/>
                <w:bCs/>
              </w:rPr>
            </w:rPrChange>
          </w:rPr>
          <w:delText>Year Three:</w:delText>
        </w:r>
      </w:del>
    </w:p>
    <w:p w14:paraId="4C175B54" w14:textId="5872E842" w:rsidR="00BE7A03" w:rsidRPr="003048D8" w:rsidDel="00CA0E34" w:rsidRDefault="00BE7A03" w:rsidP="003048D8">
      <w:pPr>
        <w:jc w:val="center"/>
        <w:rPr>
          <w:del w:id="301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302" w:author="Gordon Elliott Williams" w:date="2021-05-16T02:37:00Z">
            <w:rPr>
              <w:del w:id="303" w:author="Gordon Elliott Williams" w:date="2021-05-16T00:40:00Z"/>
              <w:b/>
              <w:bCs/>
            </w:rPr>
          </w:rPrChange>
        </w:rPr>
        <w:pPrChange w:id="304" w:author="Gordon Elliott Williams" w:date="2021-05-16T02:37:00Z">
          <w:pPr/>
        </w:pPrChange>
      </w:pPr>
      <w:del w:id="305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306" w:author="Gordon Elliott Williams" w:date="2021-05-16T02:37:00Z">
              <w:rPr>
                <w:b/>
                <w:bCs/>
              </w:rPr>
            </w:rPrChange>
          </w:rPr>
          <w:delText>Goal One:</w:delText>
        </w:r>
      </w:del>
    </w:p>
    <w:p w14:paraId="371770D2" w14:textId="361BE523" w:rsidR="00BE7A03" w:rsidRPr="003048D8" w:rsidDel="00CA0E34" w:rsidRDefault="00BE7A03" w:rsidP="003048D8">
      <w:pPr>
        <w:jc w:val="center"/>
        <w:rPr>
          <w:del w:id="307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308" w:author="Gordon Elliott Williams" w:date="2021-05-16T02:37:00Z">
            <w:rPr>
              <w:del w:id="309" w:author="Gordon Elliott Williams" w:date="2021-05-16T00:40:00Z"/>
              <w:b/>
              <w:bCs/>
            </w:rPr>
          </w:rPrChange>
        </w:rPr>
        <w:pPrChange w:id="310" w:author="Gordon Elliott Williams" w:date="2021-05-16T02:37:00Z">
          <w:pPr/>
        </w:pPrChange>
      </w:pPr>
      <w:del w:id="311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312" w:author="Gordon Elliott Williams" w:date="2021-05-16T02:37:00Z">
              <w:rPr>
                <w:b/>
                <w:bCs/>
              </w:rPr>
            </w:rPrChange>
          </w:rPr>
          <w:delText>Objectives:</w:delText>
        </w:r>
      </w:del>
    </w:p>
    <w:p w14:paraId="194FF0D3" w14:textId="0CBB9B1A" w:rsidR="00BE7A03" w:rsidRPr="003048D8" w:rsidDel="00CA0E34" w:rsidRDefault="00BE7A03" w:rsidP="003048D8">
      <w:pPr>
        <w:jc w:val="center"/>
        <w:rPr>
          <w:del w:id="313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314" w:author="Gordon Elliott Williams" w:date="2021-05-16T02:37:00Z">
            <w:rPr>
              <w:del w:id="315" w:author="Gordon Elliott Williams" w:date="2021-05-16T00:40:00Z"/>
              <w:b/>
              <w:bCs/>
            </w:rPr>
          </w:rPrChange>
        </w:rPr>
        <w:pPrChange w:id="316" w:author="Gordon Elliott Williams" w:date="2021-05-16T02:37:00Z">
          <w:pPr/>
        </w:pPrChange>
      </w:pPr>
      <w:del w:id="317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318" w:author="Gordon Elliott Williams" w:date="2021-05-16T02:37:00Z">
              <w:rPr>
                <w:b/>
                <w:bCs/>
              </w:rPr>
            </w:rPrChange>
          </w:rPr>
          <w:delText>Metric:</w:delText>
        </w:r>
      </w:del>
    </w:p>
    <w:p w14:paraId="2AD67B89" w14:textId="0C2FBE29" w:rsidR="00BE7A03" w:rsidRPr="003048D8" w:rsidDel="00CA0E34" w:rsidRDefault="00BE7A03" w:rsidP="003048D8">
      <w:pPr>
        <w:jc w:val="center"/>
        <w:rPr>
          <w:del w:id="319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320" w:author="Gordon Elliott Williams" w:date="2021-05-16T02:37:00Z">
            <w:rPr>
              <w:del w:id="321" w:author="Gordon Elliott Williams" w:date="2021-05-16T00:40:00Z"/>
              <w:b/>
              <w:bCs/>
            </w:rPr>
          </w:rPrChange>
        </w:rPr>
        <w:pPrChange w:id="322" w:author="Gordon Elliott Williams" w:date="2021-05-16T02:37:00Z">
          <w:pPr/>
        </w:pPrChange>
      </w:pPr>
      <w:del w:id="323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324" w:author="Gordon Elliott Williams" w:date="2021-05-16T02:37:00Z">
              <w:rPr>
                <w:b/>
                <w:bCs/>
              </w:rPr>
            </w:rPrChange>
          </w:rPr>
          <w:delText>Timeframe:</w:delText>
        </w:r>
      </w:del>
    </w:p>
    <w:p w14:paraId="014E090C" w14:textId="4E512DED" w:rsidR="00BE7A03" w:rsidRPr="003048D8" w:rsidDel="003048D8" w:rsidRDefault="00BE7A03" w:rsidP="003048D8">
      <w:pPr>
        <w:jc w:val="center"/>
        <w:rPr>
          <w:del w:id="325" w:author="Gordon Elliott Williams" w:date="2021-05-16T00:40:00Z"/>
          <w:rFonts w:ascii="Times New Roman" w:hAnsi="Times New Roman" w:cs="Times New Roman"/>
          <w:sz w:val="24"/>
          <w:szCs w:val="24"/>
          <w:rPrChange w:id="326" w:author="Gordon Elliott Williams" w:date="2021-05-16T02:37:00Z">
            <w:rPr>
              <w:del w:id="327" w:author="Gordon Elliott Williams" w:date="2021-05-16T00:40:00Z"/>
            </w:rPr>
          </w:rPrChange>
        </w:rPr>
        <w:pPrChange w:id="328" w:author="Gordon Elliott Williams" w:date="2021-05-16T02:37:00Z">
          <w:pPr/>
        </w:pPrChange>
      </w:pPr>
      <w:del w:id="329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330" w:author="Gordon Elliott Williams" w:date="2021-05-16T02:37:00Z">
              <w:rPr>
                <w:b/>
                <w:bCs/>
              </w:rPr>
            </w:rPrChange>
          </w:rPr>
          <w:delText>Responsible Person:</w:delText>
        </w:r>
      </w:del>
    </w:p>
    <w:p w14:paraId="1B5BB6CA" w14:textId="2880271F" w:rsidR="003048D8" w:rsidRPr="003048D8" w:rsidRDefault="003048D8" w:rsidP="003048D8">
      <w:pPr>
        <w:jc w:val="center"/>
        <w:rPr>
          <w:ins w:id="331" w:author="Gordon Elliott Williams" w:date="2021-05-16T02:36:00Z"/>
          <w:rFonts w:ascii="Times New Roman" w:hAnsi="Times New Roman" w:cs="Times New Roman"/>
          <w:sz w:val="24"/>
          <w:szCs w:val="24"/>
          <w:rPrChange w:id="332" w:author="Gordon Elliott Williams" w:date="2021-05-16T02:37:00Z">
            <w:rPr>
              <w:ins w:id="333" w:author="Gordon Elliott Williams" w:date="2021-05-16T02:36:00Z"/>
            </w:rPr>
          </w:rPrChange>
        </w:rPr>
        <w:pPrChange w:id="334" w:author="Gordon Elliott Williams" w:date="2021-05-16T02:37:00Z">
          <w:pPr/>
        </w:pPrChange>
      </w:pPr>
    </w:p>
    <w:p w14:paraId="57698B87" w14:textId="359E882C" w:rsidR="003048D8" w:rsidRPr="003048D8" w:rsidRDefault="003048D8" w:rsidP="003048D8">
      <w:pPr>
        <w:jc w:val="center"/>
        <w:rPr>
          <w:ins w:id="335" w:author="Gordon Elliott Williams" w:date="2021-05-16T02:36:00Z"/>
          <w:rFonts w:ascii="Times New Roman" w:hAnsi="Times New Roman" w:cs="Times New Roman"/>
          <w:b/>
          <w:bCs/>
          <w:sz w:val="24"/>
          <w:szCs w:val="24"/>
          <w:rPrChange w:id="336" w:author="Gordon Elliott Williams" w:date="2021-05-16T02:37:00Z">
            <w:rPr>
              <w:ins w:id="337" w:author="Gordon Elliott Williams" w:date="2021-05-16T02:36:00Z"/>
              <w:b/>
              <w:bCs/>
            </w:rPr>
          </w:rPrChange>
        </w:rPr>
        <w:pPrChange w:id="338" w:author="Gordon Elliott Williams" w:date="2021-05-16T02:38:00Z">
          <w:pPr/>
        </w:pPrChange>
      </w:pPr>
      <w:ins w:id="339" w:author="Gordon Elliott Williams" w:date="2021-05-16T02:36:00Z">
        <w:r w:rsidRPr="003048D8">
          <w:rPr>
            <w:rFonts w:ascii="Times New Roman" w:hAnsi="Times New Roman" w:cs="Times New Roman"/>
            <w:sz w:val="24"/>
            <w:szCs w:val="24"/>
            <w:rPrChange w:id="340" w:author="Gordon Elliott Williams" w:date="2021-05-16T02:37:00Z">
              <w:rPr/>
            </w:rPrChange>
          </w:rPr>
          <w:t xml:space="preserve">We are determined to make the </w:t>
        </w:r>
        <w:proofErr w:type="gramStart"/>
        <w:r w:rsidRPr="003048D8">
          <w:rPr>
            <w:rFonts w:ascii="Times New Roman" w:hAnsi="Times New Roman" w:cs="Times New Roman"/>
            <w:sz w:val="24"/>
            <w:szCs w:val="24"/>
            <w:rPrChange w:id="341" w:author="Gordon Elliott Williams" w:date="2021-05-16T02:37:00Z">
              <w:rPr/>
            </w:rPrChange>
          </w:rPr>
          <w:t>very best</w:t>
        </w:r>
        <w:proofErr w:type="gramEnd"/>
        <w:r w:rsidRPr="003048D8">
          <w:rPr>
            <w:rFonts w:ascii="Times New Roman" w:hAnsi="Times New Roman" w:cs="Times New Roman"/>
            <w:sz w:val="24"/>
            <w:szCs w:val="24"/>
            <w:rPrChange w:id="342" w:author="Gordon Elliott Williams" w:date="2021-05-16T02:37:00Z">
              <w:rPr/>
            </w:rPrChange>
          </w:rPr>
          <w:t xml:space="preserve"> products</w:t>
        </w:r>
      </w:ins>
      <w:ins w:id="343" w:author="Gordon Elliott Williams" w:date="2021-05-16T02:37:00Z">
        <w:r>
          <w:rPr>
            <w:rFonts w:ascii="Times New Roman" w:hAnsi="Times New Roman" w:cs="Times New Roman"/>
            <w:sz w:val="24"/>
            <w:szCs w:val="24"/>
          </w:rPr>
          <w:t>, for t</w:t>
        </w:r>
      </w:ins>
      <w:ins w:id="344" w:author="Gordon Elliott Williams" w:date="2021-05-16T02:38:00Z">
        <w:r>
          <w:rPr>
            <w:rFonts w:ascii="Times New Roman" w:hAnsi="Times New Roman" w:cs="Times New Roman"/>
            <w:sz w:val="24"/>
            <w:szCs w:val="24"/>
          </w:rPr>
          <w:t>he very best workers, to make our planet the very best.</w:t>
        </w:r>
      </w:ins>
      <w:ins w:id="345" w:author="Gordon Elliott Williams" w:date="2021-05-16T02:40:00Z">
        <w:r>
          <w:rPr>
            <w:rFonts w:ascii="Times New Roman" w:hAnsi="Times New Roman" w:cs="Times New Roman"/>
            <w:sz w:val="24"/>
            <w:szCs w:val="24"/>
          </w:rPr>
          <w:t xml:space="preserve">  We believe that </w:t>
        </w:r>
      </w:ins>
      <w:ins w:id="346" w:author="Gordon Elliott Williams" w:date="2021-05-16T02:41:00Z">
        <w:r>
          <w:rPr>
            <w:rFonts w:ascii="Times New Roman" w:hAnsi="Times New Roman" w:cs="Times New Roman"/>
            <w:sz w:val="24"/>
            <w:szCs w:val="24"/>
          </w:rPr>
          <w:t xml:space="preserve">creativity and </w:t>
        </w:r>
      </w:ins>
      <w:ins w:id="347" w:author="Gordon Elliott Williams" w:date="2021-05-16T02:40:00Z">
        <w:r>
          <w:rPr>
            <w:rFonts w:ascii="Times New Roman" w:hAnsi="Times New Roman" w:cs="Times New Roman"/>
            <w:sz w:val="24"/>
            <w:szCs w:val="24"/>
          </w:rPr>
          <w:t xml:space="preserve">innovation never </w:t>
        </w:r>
        <w:proofErr w:type="gramStart"/>
        <w:r>
          <w:rPr>
            <w:rFonts w:ascii="Times New Roman" w:hAnsi="Times New Roman" w:cs="Times New Roman"/>
            <w:sz w:val="24"/>
            <w:szCs w:val="24"/>
          </w:rPr>
          <w:t>stops</w:t>
        </w:r>
      </w:ins>
      <w:proofErr w:type="gramEnd"/>
      <w:ins w:id="348" w:author="Gordon Elliott Williams" w:date="2021-05-16T02:41:00Z">
        <w:r>
          <w:rPr>
            <w:rFonts w:ascii="Times New Roman" w:hAnsi="Times New Roman" w:cs="Times New Roman"/>
            <w:sz w:val="24"/>
            <w:szCs w:val="24"/>
          </w:rPr>
          <w:t>,</w:t>
        </w:r>
      </w:ins>
      <w:ins w:id="349" w:author="Gordon Elliott Williams" w:date="2021-05-16T02:40:00Z">
        <w:r>
          <w:rPr>
            <w:rFonts w:ascii="Times New Roman" w:hAnsi="Times New Roman" w:cs="Times New Roman"/>
            <w:sz w:val="24"/>
            <w:szCs w:val="24"/>
          </w:rPr>
          <w:t xml:space="preserve"> and </w:t>
        </w:r>
      </w:ins>
      <w:ins w:id="350" w:author="Gordon Elliott Williams" w:date="2021-05-16T02:41:00Z">
        <w:r>
          <w:rPr>
            <w:rFonts w:ascii="Times New Roman" w:hAnsi="Times New Roman" w:cs="Times New Roman"/>
            <w:sz w:val="24"/>
            <w:szCs w:val="24"/>
          </w:rPr>
          <w:t>integrity never ends.</w:t>
        </w:r>
      </w:ins>
      <w:ins w:id="351" w:author="Gordon Elliott Williams" w:date="2021-05-16T02:46:00Z">
        <w:r>
          <w:rPr>
            <w:rFonts w:ascii="Times New Roman" w:hAnsi="Times New Roman" w:cs="Times New Roman"/>
            <w:sz w:val="24"/>
            <w:szCs w:val="24"/>
          </w:rPr>
          <w:t xml:space="preserve">  We empower our employees by having an approachable</w:t>
        </w:r>
        <w:r w:rsidR="00DB16FA">
          <w:rPr>
            <w:rFonts w:ascii="Times New Roman" w:hAnsi="Times New Roman" w:cs="Times New Roman"/>
            <w:sz w:val="24"/>
            <w:szCs w:val="24"/>
          </w:rPr>
          <w:t xml:space="preserve"> corporate culture filled wit</w:t>
        </w:r>
      </w:ins>
      <w:ins w:id="352" w:author="Gordon Elliott Williams" w:date="2021-05-16T02:47:00Z">
        <w:r w:rsidR="00DB16FA">
          <w:rPr>
            <w:rFonts w:ascii="Times New Roman" w:hAnsi="Times New Roman" w:cs="Times New Roman"/>
            <w:sz w:val="24"/>
            <w:szCs w:val="24"/>
          </w:rPr>
          <w:t>h diversity, inclusion, a healthy work-life balance.</w:t>
        </w:r>
      </w:ins>
    </w:p>
    <w:p w14:paraId="6883F7D0" w14:textId="77777777" w:rsidR="00BE7A03" w:rsidRPr="003048D8" w:rsidDel="00E37EE4" w:rsidRDefault="00BE7A03" w:rsidP="00CA0E34">
      <w:pPr>
        <w:jc w:val="center"/>
        <w:rPr>
          <w:del w:id="353" w:author="Gordon Elliott Williams" w:date="2021-05-16T02:36:00Z"/>
          <w:rFonts w:ascii="Times New Roman" w:hAnsi="Times New Roman" w:cs="Times New Roman"/>
          <w:b/>
          <w:bCs/>
          <w:sz w:val="24"/>
          <w:szCs w:val="24"/>
          <w:rPrChange w:id="354" w:author="Gordon Elliott Williams" w:date="2021-05-16T02:37:00Z">
            <w:rPr>
              <w:del w:id="355" w:author="Gordon Elliott Williams" w:date="2021-05-16T02:36:00Z"/>
              <w:b/>
              <w:bCs/>
            </w:rPr>
          </w:rPrChange>
        </w:rPr>
        <w:pPrChange w:id="356" w:author="Gordon Elliott Williams" w:date="2021-05-16T00:40:00Z">
          <w:pPr/>
        </w:pPrChange>
      </w:pPr>
    </w:p>
    <w:p w14:paraId="2068A986" w14:textId="2FF9DA0F" w:rsidR="00BE7A03" w:rsidRPr="003048D8" w:rsidRDefault="00BE7A03" w:rsidP="00BE7A03">
      <w:pPr>
        <w:rPr>
          <w:rFonts w:ascii="Times New Roman" w:hAnsi="Times New Roman" w:cs="Times New Roman"/>
          <w:sz w:val="24"/>
          <w:szCs w:val="24"/>
          <w:rPrChange w:id="357" w:author="Gordon Elliott Williams" w:date="2021-05-16T02:37:00Z">
            <w:rPr>
              <w:b/>
              <w:bCs/>
            </w:rPr>
          </w:rPrChange>
        </w:rPr>
      </w:pPr>
    </w:p>
    <w:p w14:paraId="748A073C" w14:textId="444CE3FD" w:rsidR="00BE7A03" w:rsidRPr="003048D8" w:rsidRDefault="00BE7A03" w:rsidP="00BE7A03">
      <w:pPr>
        <w:jc w:val="center"/>
        <w:rPr>
          <w:rFonts w:ascii="Times New Roman" w:hAnsi="Times New Roman" w:cs="Times New Roman"/>
          <w:b/>
          <w:bCs/>
          <w:sz w:val="24"/>
          <w:szCs w:val="24"/>
          <w:rPrChange w:id="358" w:author="Gordon Elliott Williams" w:date="2021-05-16T02:37:00Z">
            <w:rPr>
              <w:b/>
              <w:bCs/>
              <w:sz w:val="28"/>
              <w:szCs w:val="28"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359" w:author="Gordon Elliott Williams" w:date="2021-05-16T02:37:00Z">
            <w:rPr>
              <w:b/>
              <w:bCs/>
              <w:sz w:val="28"/>
              <w:szCs w:val="28"/>
            </w:rPr>
          </w:rPrChange>
        </w:rPr>
        <w:t>Talent Management and Teamwork</w:t>
      </w:r>
    </w:p>
    <w:p w14:paraId="39EC2E06" w14:textId="77777777" w:rsidR="00B8793F" w:rsidRPr="003048D8" w:rsidRDefault="00B8793F" w:rsidP="00B8793F">
      <w:pPr>
        <w:rPr>
          <w:rFonts w:ascii="Times New Roman" w:hAnsi="Times New Roman" w:cs="Times New Roman"/>
          <w:b/>
          <w:bCs/>
          <w:sz w:val="24"/>
          <w:szCs w:val="24"/>
          <w:rPrChange w:id="360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361" w:author="Gordon Elliott Williams" w:date="2021-05-16T02:37:00Z">
            <w:rPr>
              <w:b/>
              <w:bCs/>
            </w:rPr>
          </w:rPrChange>
        </w:rPr>
        <w:t xml:space="preserve">Strength(s) </w:t>
      </w:r>
    </w:p>
    <w:p w14:paraId="34AE7EA3" w14:textId="77777777" w:rsidR="00B8793F" w:rsidRPr="003048D8" w:rsidRDefault="00B8793F" w:rsidP="00B8793F">
      <w:pPr>
        <w:rPr>
          <w:rFonts w:ascii="Times New Roman" w:hAnsi="Times New Roman" w:cs="Times New Roman"/>
          <w:b/>
          <w:bCs/>
          <w:sz w:val="24"/>
          <w:szCs w:val="24"/>
          <w:rPrChange w:id="362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363" w:author="Gordon Elliott Williams" w:date="2021-05-16T02:37:00Z">
            <w:rPr>
              <w:b/>
              <w:bCs/>
            </w:rPr>
          </w:rPrChange>
        </w:rPr>
        <w:t>Weakness(es)</w:t>
      </w:r>
    </w:p>
    <w:p w14:paraId="253D009E" w14:textId="77777777" w:rsidR="00B8793F" w:rsidRPr="003048D8" w:rsidRDefault="00B8793F" w:rsidP="00B8793F">
      <w:pPr>
        <w:rPr>
          <w:rFonts w:ascii="Times New Roman" w:hAnsi="Times New Roman" w:cs="Times New Roman"/>
          <w:b/>
          <w:bCs/>
          <w:sz w:val="24"/>
          <w:szCs w:val="24"/>
          <w:rPrChange w:id="364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365" w:author="Gordon Elliott Williams" w:date="2021-05-16T02:37:00Z">
            <w:rPr>
              <w:b/>
              <w:bCs/>
            </w:rPr>
          </w:rPrChange>
        </w:rPr>
        <w:t>Description of the Challenge</w:t>
      </w:r>
    </w:p>
    <w:p w14:paraId="27307905" w14:textId="77777777" w:rsidR="00B8793F" w:rsidRPr="003048D8" w:rsidRDefault="00B8793F" w:rsidP="00BE7A03">
      <w:pPr>
        <w:rPr>
          <w:rFonts w:ascii="Times New Roman" w:hAnsi="Times New Roman" w:cs="Times New Roman"/>
          <w:b/>
          <w:bCs/>
          <w:sz w:val="24"/>
          <w:szCs w:val="24"/>
          <w:rPrChange w:id="366" w:author="Gordon Elliott Williams" w:date="2021-05-16T02:37:00Z">
            <w:rPr>
              <w:b/>
              <w:bCs/>
            </w:rPr>
          </w:rPrChange>
        </w:rPr>
      </w:pPr>
    </w:p>
    <w:p w14:paraId="150A1E28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367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368" w:author="Gordon Elliott Williams" w:date="2021-05-16T02:37:00Z">
            <w:rPr>
              <w:b/>
              <w:bCs/>
            </w:rPr>
          </w:rPrChange>
        </w:rPr>
        <w:t>Year One:</w:t>
      </w:r>
    </w:p>
    <w:p w14:paraId="4033AFAF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369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370" w:author="Gordon Elliott Williams" w:date="2021-05-16T02:37:00Z">
            <w:rPr>
              <w:b/>
              <w:bCs/>
            </w:rPr>
          </w:rPrChange>
        </w:rPr>
        <w:t>Goal One:</w:t>
      </w:r>
    </w:p>
    <w:p w14:paraId="19E7AD89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371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372" w:author="Gordon Elliott Williams" w:date="2021-05-16T02:37:00Z">
            <w:rPr>
              <w:b/>
              <w:bCs/>
            </w:rPr>
          </w:rPrChange>
        </w:rPr>
        <w:t>Objectives:</w:t>
      </w:r>
    </w:p>
    <w:p w14:paraId="67F915E4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373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374" w:author="Gordon Elliott Williams" w:date="2021-05-16T02:37:00Z">
            <w:rPr>
              <w:b/>
              <w:bCs/>
            </w:rPr>
          </w:rPrChange>
        </w:rPr>
        <w:t>Metric:</w:t>
      </w:r>
    </w:p>
    <w:p w14:paraId="59C9C3B6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375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376" w:author="Gordon Elliott Williams" w:date="2021-05-16T02:37:00Z">
            <w:rPr>
              <w:b/>
              <w:bCs/>
            </w:rPr>
          </w:rPrChange>
        </w:rPr>
        <w:t>Timeframe:</w:t>
      </w:r>
    </w:p>
    <w:p w14:paraId="2C660EEF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377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378" w:author="Gordon Elliott Williams" w:date="2021-05-16T02:37:00Z">
            <w:rPr>
              <w:b/>
              <w:bCs/>
            </w:rPr>
          </w:rPrChange>
        </w:rPr>
        <w:t>Responsible Person:</w:t>
      </w:r>
    </w:p>
    <w:p w14:paraId="6257BD4A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379" w:author="Gordon Elliott Williams" w:date="2021-05-16T02:37:00Z">
            <w:rPr>
              <w:b/>
              <w:bCs/>
            </w:rPr>
          </w:rPrChange>
        </w:rPr>
      </w:pPr>
    </w:p>
    <w:p w14:paraId="5B05B13F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380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381" w:author="Gordon Elliott Williams" w:date="2021-05-16T02:37:00Z">
            <w:rPr>
              <w:b/>
              <w:bCs/>
            </w:rPr>
          </w:rPrChange>
        </w:rPr>
        <w:t>Year Two:</w:t>
      </w:r>
    </w:p>
    <w:p w14:paraId="046DB746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382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383" w:author="Gordon Elliott Williams" w:date="2021-05-16T02:37:00Z">
            <w:rPr>
              <w:b/>
              <w:bCs/>
            </w:rPr>
          </w:rPrChange>
        </w:rPr>
        <w:t>Goal One:</w:t>
      </w:r>
    </w:p>
    <w:p w14:paraId="001CB5CD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384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385" w:author="Gordon Elliott Williams" w:date="2021-05-16T02:37:00Z">
            <w:rPr>
              <w:b/>
              <w:bCs/>
            </w:rPr>
          </w:rPrChange>
        </w:rPr>
        <w:t>Objectives:</w:t>
      </w:r>
    </w:p>
    <w:p w14:paraId="687723E1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386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387" w:author="Gordon Elliott Williams" w:date="2021-05-16T02:37:00Z">
            <w:rPr>
              <w:b/>
              <w:bCs/>
            </w:rPr>
          </w:rPrChange>
        </w:rPr>
        <w:t>Metric:</w:t>
      </w:r>
    </w:p>
    <w:p w14:paraId="3DA86799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388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389" w:author="Gordon Elliott Williams" w:date="2021-05-16T02:37:00Z">
            <w:rPr>
              <w:b/>
              <w:bCs/>
            </w:rPr>
          </w:rPrChange>
        </w:rPr>
        <w:t>Timeframe:</w:t>
      </w:r>
    </w:p>
    <w:p w14:paraId="009B4049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390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391" w:author="Gordon Elliott Williams" w:date="2021-05-16T02:37:00Z">
            <w:rPr>
              <w:b/>
              <w:bCs/>
            </w:rPr>
          </w:rPrChange>
        </w:rPr>
        <w:t>Responsible Person:</w:t>
      </w:r>
    </w:p>
    <w:p w14:paraId="5EFDF2FB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392" w:author="Gordon Elliott Williams" w:date="2021-05-16T02:37:00Z">
            <w:rPr>
              <w:b/>
              <w:bCs/>
            </w:rPr>
          </w:rPrChange>
        </w:rPr>
      </w:pPr>
    </w:p>
    <w:p w14:paraId="4F5F6572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393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394" w:author="Gordon Elliott Williams" w:date="2021-05-16T02:37:00Z">
            <w:rPr>
              <w:b/>
              <w:bCs/>
            </w:rPr>
          </w:rPrChange>
        </w:rPr>
        <w:t>Year Three:</w:t>
      </w:r>
    </w:p>
    <w:p w14:paraId="19C398B0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395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396" w:author="Gordon Elliott Williams" w:date="2021-05-16T02:37:00Z">
            <w:rPr>
              <w:b/>
              <w:bCs/>
            </w:rPr>
          </w:rPrChange>
        </w:rPr>
        <w:t>Goal One:</w:t>
      </w:r>
    </w:p>
    <w:p w14:paraId="7FC55C58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397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398" w:author="Gordon Elliott Williams" w:date="2021-05-16T02:37:00Z">
            <w:rPr>
              <w:b/>
              <w:bCs/>
            </w:rPr>
          </w:rPrChange>
        </w:rPr>
        <w:t>Objectives:</w:t>
      </w:r>
    </w:p>
    <w:p w14:paraId="517495F4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399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00" w:author="Gordon Elliott Williams" w:date="2021-05-16T02:37:00Z">
            <w:rPr>
              <w:b/>
              <w:bCs/>
            </w:rPr>
          </w:rPrChange>
        </w:rPr>
        <w:t>Metric:</w:t>
      </w:r>
    </w:p>
    <w:p w14:paraId="00A98065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01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02" w:author="Gordon Elliott Williams" w:date="2021-05-16T02:37:00Z">
            <w:rPr>
              <w:b/>
              <w:bCs/>
            </w:rPr>
          </w:rPrChange>
        </w:rPr>
        <w:t>Timeframe:</w:t>
      </w:r>
    </w:p>
    <w:p w14:paraId="01AF5280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03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04" w:author="Gordon Elliott Williams" w:date="2021-05-16T02:37:00Z">
            <w:rPr>
              <w:b/>
              <w:bCs/>
            </w:rPr>
          </w:rPrChange>
        </w:rPr>
        <w:t>Responsible Person:</w:t>
      </w:r>
    </w:p>
    <w:p w14:paraId="54D3435D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05" w:author="Gordon Elliott Williams" w:date="2021-05-16T02:37:00Z">
            <w:rPr>
              <w:b/>
              <w:bCs/>
            </w:rPr>
          </w:rPrChange>
        </w:rPr>
      </w:pPr>
    </w:p>
    <w:p w14:paraId="6E448D91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06" w:author="Gordon Elliott Williams" w:date="2021-05-16T02:37:00Z">
            <w:rPr>
              <w:b/>
              <w:bCs/>
              <w:sz w:val="28"/>
              <w:szCs w:val="28"/>
            </w:rPr>
          </w:rPrChange>
        </w:rPr>
      </w:pPr>
    </w:p>
    <w:p w14:paraId="0AFE2BFC" w14:textId="6BBB68AA" w:rsidR="00BE7A03" w:rsidRPr="003048D8" w:rsidRDefault="00BE7A03" w:rsidP="00BE7A03">
      <w:pPr>
        <w:jc w:val="center"/>
        <w:rPr>
          <w:rFonts w:ascii="Times New Roman" w:hAnsi="Times New Roman" w:cs="Times New Roman"/>
          <w:b/>
          <w:bCs/>
          <w:sz w:val="24"/>
          <w:szCs w:val="24"/>
          <w:rPrChange w:id="407" w:author="Gordon Elliott Williams" w:date="2021-05-16T02:37:00Z">
            <w:rPr>
              <w:b/>
              <w:bCs/>
              <w:sz w:val="28"/>
              <w:szCs w:val="28"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08" w:author="Gordon Elliott Williams" w:date="2021-05-16T02:37:00Z">
            <w:rPr>
              <w:b/>
              <w:bCs/>
              <w:sz w:val="28"/>
              <w:szCs w:val="28"/>
            </w:rPr>
          </w:rPrChange>
        </w:rPr>
        <w:lastRenderedPageBreak/>
        <w:t>Cultural Appreciation</w:t>
      </w:r>
    </w:p>
    <w:p w14:paraId="27ABF080" w14:textId="77777777" w:rsidR="00B8793F" w:rsidRPr="003048D8" w:rsidRDefault="00B8793F" w:rsidP="00B8793F">
      <w:pPr>
        <w:rPr>
          <w:rFonts w:ascii="Times New Roman" w:hAnsi="Times New Roman" w:cs="Times New Roman"/>
          <w:b/>
          <w:bCs/>
          <w:sz w:val="24"/>
          <w:szCs w:val="24"/>
          <w:rPrChange w:id="409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10" w:author="Gordon Elliott Williams" w:date="2021-05-16T02:37:00Z">
            <w:rPr>
              <w:b/>
              <w:bCs/>
            </w:rPr>
          </w:rPrChange>
        </w:rPr>
        <w:t xml:space="preserve">Strength(s) </w:t>
      </w:r>
    </w:p>
    <w:p w14:paraId="0A3614FA" w14:textId="77777777" w:rsidR="00B8793F" w:rsidRPr="003048D8" w:rsidRDefault="00B8793F" w:rsidP="00B8793F">
      <w:pPr>
        <w:rPr>
          <w:rFonts w:ascii="Times New Roman" w:hAnsi="Times New Roman" w:cs="Times New Roman"/>
          <w:b/>
          <w:bCs/>
          <w:sz w:val="24"/>
          <w:szCs w:val="24"/>
          <w:rPrChange w:id="411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12" w:author="Gordon Elliott Williams" w:date="2021-05-16T02:37:00Z">
            <w:rPr>
              <w:b/>
              <w:bCs/>
            </w:rPr>
          </w:rPrChange>
        </w:rPr>
        <w:t>Weakness(es)</w:t>
      </w:r>
    </w:p>
    <w:p w14:paraId="57CF7051" w14:textId="77777777" w:rsidR="00B8793F" w:rsidRPr="003048D8" w:rsidRDefault="00B8793F" w:rsidP="00B8793F">
      <w:pPr>
        <w:rPr>
          <w:rFonts w:ascii="Times New Roman" w:hAnsi="Times New Roman" w:cs="Times New Roman"/>
          <w:b/>
          <w:bCs/>
          <w:sz w:val="24"/>
          <w:szCs w:val="24"/>
          <w:rPrChange w:id="413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14" w:author="Gordon Elliott Williams" w:date="2021-05-16T02:37:00Z">
            <w:rPr>
              <w:b/>
              <w:bCs/>
            </w:rPr>
          </w:rPrChange>
        </w:rPr>
        <w:t>Description of the Challenge</w:t>
      </w:r>
    </w:p>
    <w:p w14:paraId="3DFCA7A2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15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16" w:author="Gordon Elliott Williams" w:date="2021-05-16T02:37:00Z">
            <w:rPr>
              <w:b/>
              <w:bCs/>
            </w:rPr>
          </w:rPrChange>
        </w:rPr>
        <w:t>Year One:</w:t>
      </w:r>
    </w:p>
    <w:p w14:paraId="20B7BA7F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17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18" w:author="Gordon Elliott Williams" w:date="2021-05-16T02:37:00Z">
            <w:rPr>
              <w:b/>
              <w:bCs/>
            </w:rPr>
          </w:rPrChange>
        </w:rPr>
        <w:t>Goal One:</w:t>
      </w:r>
    </w:p>
    <w:p w14:paraId="437A4DB0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19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20" w:author="Gordon Elliott Williams" w:date="2021-05-16T02:37:00Z">
            <w:rPr>
              <w:b/>
              <w:bCs/>
            </w:rPr>
          </w:rPrChange>
        </w:rPr>
        <w:t>Objectives:</w:t>
      </w:r>
    </w:p>
    <w:p w14:paraId="46033194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21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22" w:author="Gordon Elliott Williams" w:date="2021-05-16T02:37:00Z">
            <w:rPr>
              <w:b/>
              <w:bCs/>
            </w:rPr>
          </w:rPrChange>
        </w:rPr>
        <w:t>Metric:</w:t>
      </w:r>
    </w:p>
    <w:p w14:paraId="0391D00A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23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24" w:author="Gordon Elliott Williams" w:date="2021-05-16T02:37:00Z">
            <w:rPr>
              <w:b/>
              <w:bCs/>
            </w:rPr>
          </w:rPrChange>
        </w:rPr>
        <w:t>Timeframe:</w:t>
      </w:r>
    </w:p>
    <w:p w14:paraId="0BE6B7DF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25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26" w:author="Gordon Elliott Williams" w:date="2021-05-16T02:37:00Z">
            <w:rPr>
              <w:b/>
              <w:bCs/>
            </w:rPr>
          </w:rPrChange>
        </w:rPr>
        <w:t>Responsible Person:</w:t>
      </w:r>
    </w:p>
    <w:p w14:paraId="2D28AE3E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27" w:author="Gordon Elliott Williams" w:date="2021-05-16T02:37:00Z">
            <w:rPr>
              <w:b/>
              <w:bCs/>
            </w:rPr>
          </w:rPrChange>
        </w:rPr>
      </w:pPr>
    </w:p>
    <w:p w14:paraId="0CB15E43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28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29" w:author="Gordon Elliott Williams" w:date="2021-05-16T02:37:00Z">
            <w:rPr>
              <w:b/>
              <w:bCs/>
            </w:rPr>
          </w:rPrChange>
        </w:rPr>
        <w:t>Year Two:</w:t>
      </w:r>
    </w:p>
    <w:p w14:paraId="0B79ECBC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30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31" w:author="Gordon Elliott Williams" w:date="2021-05-16T02:37:00Z">
            <w:rPr>
              <w:b/>
              <w:bCs/>
            </w:rPr>
          </w:rPrChange>
        </w:rPr>
        <w:t>Goal One:</w:t>
      </w:r>
    </w:p>
    <w:p w14:paraId="5F7BAB35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32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33" w:author="Gordon Elliott Williams" w:date="2021-05-16T02:37:00Z">
            <w:rPr>
              <w:b/>
              <w:bCs/>
            </w:rPr>
          </w:rPrChange>
        </w:rPr>
        <w:t>Objectives:</w:t>
      </w:r>
    </w:p>
    <w:p w14:paraId="2663F1F6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34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35" w:author="Gordon Elliott Williams" w:date="2021-05-16T02:37:00Z">
            <w:rPr>
              <w:b/>
              <w:bCs/>
            </w:rPr>
          </w:rPrChange>
        </w:rPr>
        <w:t>Metric:</w:t>
      </w:r>
    </w:p>
    <w:p w14:paraId="63463ECF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36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37" w:author="Gordon Elliott Williams" w:date="2021-05-16T02:37:00Z">
            <w:rPr>
              <w:b/>
              <w:bCs/>
            </w:rPr>
          </w:rPrChange>
        </w:rPr>
        <w:t>Timeframe:</w:t>
      </w:r>
    </w:p>
    <w:p w14:paraId="18E4803D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38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39" w:author="Gordon Elliott Williams" w:date="2021-05-16T02:37:00Z">
            <w:rPr>
              <w:b/>
              <w:bCs/>
            </w:rPr>
          </w:rPrChange>
        </w:rPr>
        <w:t>Responsible Person:</w:t>
      </w:r>
    </w:p>
    <w:p w14:paraId="1118735D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40" w:author="Gordon Elliott Williams" w:date="2021-05-16T02:37:00Z">
            <w:rPr>
              <w:b/>
              <w:bCs/>
            </w:rPr>
          </w:rPrChange>
        </w:rPr>
      </w:pPr>
    </w:p>
    <w:p w14:paraId="720E6A09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41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42" w:author="Gordon Elliott Williams" w:date="2021-05-16T02:37:00Z">
            <w:rPr>
              <w:b/>
              <w:bCs/>
            </w:rPr>
          </w:rPrChange>
        </w:rPr>
        <w:t>Year Three:</w:t>
      </w:r>
    </w:p>
    <w:p w14:paraId="2E06BE67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43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44" w:author="Gordon Elliott Williams" w:date="2021-05-16T02:37:00Z">
            <w:rPr>
              <w:b/>
              <w:bCs/>
            </w:rPr>
          </w:rPrChange>
        </w:rPr>
        <w:t>Goal One:</w:t>
      </w:r>
    </w:p>
    <w:p w14:paraId="53C334E2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45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46" w:author="Gordon Elliott Williams" w:date="2021-05-16T02:37:00Z">
            <w:rPr>
              <w:b/>
              <w:bCs/>
            </w:rPr>
          </w:rPrChange>
        </w:rPr>
        <w:t>Objectives:</w:t>
      </w:r>
    </w:p>
    <w:p w14:paraId="02D0962D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47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48" w:author="Gordon Elliott Williams" w:date="2021-05-16T02:37:00Z">
            <w:rPr>
              <w:b/>
              <w:bCs/>
            </w:rPr>
          </w:rPrChange>
        </w:rPr>
        <w:t>Metric:</w:t>
      </w:r>
    </w:p>
    <w:p w14:paraId="171DE82F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49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50" w:author="Gordon Elliott Williams" w:date="2021-05-16T02:37:00Z">
            <w:rPr>
              <w:b/>
              <w:bCs/>
            </w:rPr>
          </w:rPrChange>
        </w:rPr>
        <w:t>Timeframe:</w:t>
      </w:r>
    </w:p>
    <w:p w14:paraId="71611084" w14:textId="77777777" w:rsidR="00BE7A03" w:rsidRPr="003048D8" w:rsidRDefault="00BE7A03" w:rsidP="00BE7A03">
      <w:pPr>
        <w:rPr>
          <w:rFonts w:ascii="Times New Roman" w:hAnsi="Times New Roman" w:cs="Times New Roman"/>
          <w:b/>
          <w:bCs/>
          <w:sz w:val="24"/>
          <w:szCs w:val="24"/>
          <w:rPrChange w:id="451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452" w:author="Gordon Elliott Williams" w:date="2021-05-16T02:37:00Z">
            <w:rPr>
              <w:b/>
              <w:bCs/>
            </w:rPr>
          </w:rPrChange>
        </w:rPr>
        <w:t>Responsible Person:</w:t>
      </w:r>
    </w:p>
    <w:p w14:paraId="0FAB44E3" w14:textId="7AAEC8E0" w:rsidR="00CA0E34" w:rsidRPr="003048D8" w:rsidRDefault="00CA0E34">
      <w:pPr>
        <w:rPr>
          <w:ins w:id="453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454" w:author="Gordon Elliott Williams" w:date="2021-05-16T02:37:00Z">
            <w:rPr>
              <w:ins w:id="455" w:author="Gordon Elliott Williams" w:date="2021-05-16T00:40:00Z"/>
              <w:b/>
              <w:bCs/>
            </w:rPr>
          </w:rPrChange>
        </w:rPr>
      </w:pPr>
      <w:ins w:id="456" w:author="Gordon Elliott Williams" w:date="2021-05-16T00:40:00Z">
        <w:r w:rsidRPr="003048D8">
          <w:rPr>
            <w:rFonts w:ascii="Times New Roman" w:hAnsi="Times New Roman" w:cs="Times New Roman"/>
            <w:b/>
            <w:bCs/>
            <w:sz w:val="24"/>
            <w:szCs w:val="24"/>
            <w:rPrChange w:id="457" w:author="Gordon Elliott Williams" w:date="2021-05-16T02:37:00Z">
              <w:rPr>
                <w:b/>
                <w:bCs/>
              </w:rPr>
            </w:rPrChange>
          </w:rPr>
          <w:br w:type="page"/>
        </w:r>
      </w:ins>
    </w:p>
    <w:p w14:paraId="1E5D2C3E" w14:textId="77777777" w:rsidR="00BE7A03" w:rsidRPr="003048D8" w:rsidDel="00CA0E34" w:rsidRDefault="00BE7A03" w:rsidP="00BE7A03">
      <w:pPr>
        <w:rPr>
          <w:del w:id="458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459" w:author="Gordon Elliott Williams" w:date="2021-05-16T02:37:00Z">
            <w:rPr>
              <w:del w:id="460" w:author="Gordon Elliott Williams" w:date="2021-05-16T00:40:00Z"/>
              <w:b/>
              <w:bCs/>
            </w:rPr>
          </w:rPrChange>
        </w:rPr>
      </w:pPr>
    </w:p>
    <w:p w14:paraId="74019AE8" w14:textId="781B6633" w:rsidR="00BE7A03" w:rsidRPr="003048D8" w:rsidDel="00CA0E34" w:rsidRDefault="00BE7A03" w:rsidP="00BE7A03">
      <w:pPr>
        <w:rPr>
          <w:del w:id="461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462" w:author="Gordon Elliott Williams" w:date="2021-05-16T02:37:00Z">
            <w:rPr>
              <w:del w:id="463" w:author="Gordon Elliott Williams" w:date="2021-05-16T00:40:00Z"/>
              <w:b/>
              <w:bCs/>
            </w:rPr>
          </w:rPrChange>
        </w:rPr>
      </w:pPr>
    </w:p>
    <w:p w14:paraId="00D78AD5" w14:textId="227B70FF" w:rsidR="00BE7A03" w:rsidRPr="003048D8" w:rsidDel="00CA0E34" w:rsidRDefault="00BE7A03" w:rsidP="00BE7A03">
      <w:pPr>
        <w:jc w:val="center"/>
        <w:rPr>
          <w:del w:id="464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465" w:author="Gordon Elliott Williams" w:date="2021-05-16T02:37:00Z">
            <w:rPr>
              <w:del w:id="466" w:author="Gordon Elliott Williams" w:date="2021-05-16T00:40:00Z"/>
              <w:b/>
              <w:bCs/>
              <w:sz w:val="28"/>
              <w:szCs w:val="28"/>
            </w:rPr>
          </w:rPrChange>
        </w:rPr>
      </w:pPr>
      <w:del w:id="467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468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delText>Global Leadership and Collaboration</w:delText>
        </w:r>
      </w:del>
    </w:p>
    <w:p w14:paraId="6D16388F" w14:textId="5456891F" w:rsidR="00B8793F" w:rsidRPr="003048D8" w:rsidDel="00CA0E34" w:rsidRDefault="00B8793F" w:rsidP="00B8793F">
      <w:pPr>
        <w:rPr>
          <w:del w:id="469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470" w:author="Gordon Elliott Williams" w:date="2021-05-16T02:37:00Z">
            <w:rPr>
              <w:del w:id="471" w:author="Gordon Elliott Williams" w:date="2021-05-16T00:40:00Z"/>
              <w:b/>
              <w:bCs/>
            </w:rPr>
          </w:rPrChange>
        </w:rPr>
      </w:pPr>
      <w:del w:id="472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473" w:author="Gordon Elliott Williams" w:date="2021-05-16T02:37:00Z">
              <w:rPr>
                <w:b/>
                <w:bCs/>
              </w:rPr>
            </w:rPrChange>
          </w:rPr>
          <w:delText xml:space="preserve">Strength(s) </w:delText>
        </w:r>
      </w:del>
    </w:p>
    <w:p w14:paraId="0884A5B6" w14:textId="5E928621" w:rsidR="00B8793F" w:rsidRPr="003048D8" w:rsidDel="00CA0E34" w:rsidRDefault="00B8793F" w:rsidP="00B8793F">
      <w:pPr>
        <w:rPr>
          <w:del w:id="474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475" w:author="Gordon Elliott Williams" w:date="2021-05-16T02:37:00Z">
            <w:rPr>
              <w:del w:id="476" w:author="Gordon Elliott Williams" w:date="2021-05-16T00:40:00Z"/>
              <w:b/>
              <w:bCs/>
            </w:rPr>
          </w:rPrChange>
        </w:rPr>
      </w:pPr>
      <w:del w:id="477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478" w:author="Gordon Elliott Williams" w:date="2021-05-16T02:37:00Z">
              <w:rPr>
                <w:b/>
                <w:bCs/>
              </w:rPr>
            </w:rPrChange>
          </w:rPr>
          <w:delText>Weakness(es)</w:delText>
        </w:r>
      </w:del>
    </w:p>
    <w:p w14:paraId="63D5EFFC" w14:textId="7E457A18" w:rsidR="00B8793F" w:rsidRPr="003048D8" w:rsidDel="00CA0E34" w:rsidRDefault="00B8793F" w:rsidP="00B8793F">
      <w:pPr>
        <w:rPr>
          <w:del w:id="479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480" w:author="Gordon Elliott Williams" w:date="2021-05-16T02:37:00Z">
            <w:rPr>
              <w:del w:id="481" w:author="Gordon Elliott Williams" w:date="2021-05-16T00:40:00Z"/>
              <w:b/>
              <w:bCs/>
            </w:rPr>
          </w:rPrChange>
        </w:rPr>
      </w:pPr>
      <w:del w:id="482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483" w:author="Gordon Elliott Williams" w:date="2021-05-16T02:37:00Z">
              <w:rPr>
                <w:b/>
                <w:bCs/>
              </w:rPr>
            </w:rPrChange>
          </w:rPr>
          <w:delText>Description of the Challenge</w:delText>
        </w:r>
      </w:del>
    </w:p>
    <w:p w14:paraId="33C386B3" w14:textId="5E93D864" w:rsidR="00BE7A03" w:rsidRPr="003048D8" w:rsidDel="00CA0E34" w:rsidRDefault="00BE7A03" w:rsidP="00BE7A03">
      <w:pPr>
        <w:rPr>
          <w:del w:id="484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485" w:author="Gordon Elliott Williams" w:date="2021-05-16T02:37:00Z">
            <w:rPr>
              <w:del w:id="486" w:author="Gordon Elliott Williams" w:date="2021-05-16T00:40:00Z"/>
              <w:b/>
              <w:bCs/>
            </w:rPr>
          </w:rPrChange>
        </w:rPr>
      </w:pPr>
      <w:del w:id="487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488" w:author="Gordon Elliott Williams" w:date="2021-05-16T02:37:00Z">
              <w:rPr>
                <w:b/>
                <w:bCs/>
              </w:rPr>
            </w:rPrChange>
          </w:rPr>
          <w:delText>Year One:</w:delText>
        </w:r>
      </w:del>
    </w:p>
    <w:p w14:paraId="6F13467C" w14:textId="28666370" w:rsidR="00BE7A03" w:rsidRPr="003048D8" w:rsidDel="00CA0E34" w:rsidRDefault="00BE7A03" w:rsidP="00BE7A03">
      <w:pPr>
        <w:rPr>
          <w:del w:id="489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490" w:author="Gordon Elliott Williams" w:date="2021-05-16T02:37:00Z">
            <w:rPr>
              <w:del w:id="491" w:author="Gordon Elliott Williams" w:date="2021-05-16T00:40:00Z"/>
              <w:b/>
              <w:bCs/>
            </w:rPr>
          </w:rPrChange>
        </w:rPr>
      </w:pPr>
      <w:del w:id="492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493" w:author="Gordon Elliott Williams" w:date="2021-05-16T02:37:00Z">
              <w:rPr>
                <w:b/>
                <w:bCs/>
              </w:rPr>
            </w:rPrChange>
          </w:rPr>
          <w:delText>Goal One:</w:delText>
        </w:r>
      </w:del>
    </w:p>
    <w:p w14:paraId="5183EB7F" w14:textId="06774CB6" w:rsidR="00BE7A03" w:rsidRPr="003048D8" w:rsidDel="00CA0E34" w:rsidRDefault="00BE7A03" w:rsidP="00BE7A03">
      <w:pPr>
        <w:rPr>
          <w:del w:id="494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495" w:author="Gordon Elliott Williams" w:date="2021-05-16T02:37:00Z">
            <w:rPr>
              <w:del w:id="496" w:author="Gordon Elliott Williams" w:date="2021-05-16T00:40:00Z"/>
              <w:b/>
              <w:bCs/>
            </w:rPr>
          </w:rPrChange>
        </w:rPr>
      </w:pPr>
      <w:del w:id="497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498" w:author="Gordon Elliott Williams" w:date="2021-05-16T02:37:00Z">
              <w:rPr>
                <w:b/>
                <w:bCs/>
              </w:rPr>
            </w:rPrChange>
          </w:rPr>
          <w:delText>Objectives:</w:delText>
        </w:r>
      </w:del>
    </w:p>
    <w:p w14:paraId="4CEE4911" w14:textId="4317F1DF" w:rsidR="00BE7A03" w:rsidRPr="003048D8" w:rsidDel="00CA0E34" w:rsidRDefault="00BE7A03" w:rsidP="00BE7A03">
      <w:pPr>
        <w:rPr>
          <w:del w:id="499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00" w:author="Gordon Elliott Williams" w:date="2021-05-16T02:37:00Z">
            <w:rPr>
              <w:del w:id="501" w:author="Gordon Elliott Williams" w:date="2021-05-16T00:40:00Z"/>
              <w:b/>
              <w:bCs/>
            </w:rPr>
          </w:rPrChange>
        </w:rPr>
      </w:pPr>
      <w:del w:id="502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503" w:author="Gordon Elliott Williams" w:date="2021-05-16T02:37:00Z">
              <w:rPr>
                <w:b/>
                <w:bCs/>
              </w:rPr>
            </w:rPrChange>
          </w:rPr>
          <w:delText>Metric:</w:delText>
        </w:r>
      </w:del>
    </w:p>
    <w:p w14:paraId="6C75FA86" w14:textId="04B05425" w:rsidR="00BE7A03" w:rsidRPr="003048D8" w:rsidDel="00CA0E34" w:rsidRDefault="00BE7A03" w:rsidP="00BE7A03">
      <w:pPr>
        <w:rPr>
          <w:del w:id="504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05" w:author="Gordon Elliott Williams" w:date="2021-05-16T02:37:00Z">
            <w:rPr>
              <w:del w:id="506" w:author="Gordon Elliott Williams" w:date="2021-05-16T00:40:00Z"/>
              <w:b/>
              <w:bCs/>
            </w:rPr>
          </w:rPrChange>
        </w:rPr>
      </w:pPr>
      <w:del w:id="507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508" w:author="Gordon Elliott Williams" w:date="2021-05-16T02:37:00Z">
              <w:rPr>
                <w:b/>
                <w:bCs/>
              </w:rPr>
            </w:rPrChange>
          </w:rPr>
          <w:delText>Timeframe:</w:delText>
        </w:r>
      </w:del>
    </w:p>
    <w:p w14:paraId="0518CF5C" w14:textId="2E2446ED" w:rsidR="00BE7A03" w:rsidRPr="003048D8" w:rsidDel="00CA0E34" w:rsidRDefault="00BE7A03" w:rsidP="00BE7A03">
      <w:pPr>
        <w:rPr>
          <w:del w:id="509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10" w:author="Gordon Elliott Williams" w:date="2021-05-16T02:37:00Z">
            <w:rPr>
              <w:del w:id="511" w:author="Gordon Elliott Williams" w:date="2021-05-16T00:40:00Z"/>
              <w:b/>
              <w:bCs/>
            </w:rPr>
          </w:rPrChange>
        </w:rPr>
      </w:pPr>
      <w:del w:id="512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513" w:author="Gordon Elliott Williams" w:date="2021-05-16T02:37:00Z">
              <w:rPr>
                <w:b/>
                <w:bCs/>
              </w:rPr>
            </w:rPrChange>
          </w:rPr>
          <w:delText>Responsible Person:</w:delText>
        </w:r>
      </w:del>
    </w:p>
    <w:p w14:paraId="23D7A675" w14:textId="40C1ADAA" w:rsidR="00BE7A03" w:rsidRPr="003048D8" w:rsidDel="00CA0E34" w:rsidRDefault="00BE7A03" w:rsidP="00BE7A03">
      <w:pPr>
        <w:rPr>
          <w:del w:id="514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15" w:author="Gordon Elliott Williams" w:date="2021-05-16T02:37:00Z">
            <w:rPr>
              <w:del w:id="516" w:author="Gordon Elliott Williams" w:date="2021-05-16T00:40:00Z"/>
              <w:b/>
              <w:bCs/>
            </w:rPr>
          </w:rPrChange>
        </w:rPr>
      </w:pPr>
    </w:p>
    <w:p w14:paraId="2319AC86" w14:textId="127EC07D" w:rsidR="00BE7A03" w:rsidRPr="003048D8" w:rsidDel="00CA0E34" w:rsidRDefault="00BE7A03" w:rsidP="00BE7A03">
      <w:pPr>
        <w:rPr>
          <w:del w:id="517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18" w:author="Gordon Elliott Williams" w:date="2021-05-16T02:37:00Z">
            <w:rPr>
              <w:del w:id="519" w:author="Gordon Elliott Williams" w:date="2021-05-16T00:40:00Z"/>
              <w:b/>
              <w:bCs/>
            </w:rPr>
          </w:rPrChange>
        </w:rPr>
      </w:pPr>
      <w:del w:id="520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521" w:author="Gordon Elliott Williams" w:date="2021-05-16T02:37:00Z">
              <w:rPr>
                <w:b/>
                <w:bCs/>
              </w:rPr>
            </w:rPrChange>
          </w:rPr>
          <w:delText>Year Two:</w:delText>
        </w:r>
      </w:del>
    </w:p>
    <w:p w14:paraId="2AFC583D" w14:textId="77C57C8F" w:rsidR="00BE7A03" w:rsidRPr="003048D8" w:rsidDel="00CA0E34" w:rsidRDefault="00BE7A03" w:rsidP="00BE7A03">
      <w:pPr>
        <w:rPr>
          <w:del w:id="522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23" w:author="Gordon Elliott Williams" w:date="2021-05-16T02:37:00Z">
            <w:rPr>
              <w:del w:id="524" w:author="Gordon Elliott Williams" w:date="2021-05-16T00:40:00Z"/>
              <w:b/>
              <w:bCs/>
            </w:rPr>
          </w:rPrChange>
        </w:rPr>
      </w:pPr>
      <w:del w:id="525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526" w:author="Gordon Elliott Williams" w:date="2021-05-16T02:37:00Z">
              <w:rPr>
                <w:b/>
                <w:bCs/>
              </w:rPr>
            </w:rPrChange>
          </w:rPr>
          <w:delText>Goal One:</w:delText>
        </w:r>
      </w:del>
    </w:p>
    <w:p w14:paraId="2DD1E18C" w14:textId="6B63B46E" w:rsidR="00BE7A03" w:rsidRPr="003048D8" w:rsidDel="00CA0E34" w:rsidRDefault="00BE7A03" w:rsidP="00BE7A03">
      <w:pPr>
        <w:rPr>
          <w:del w:id="527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28" w:author="Gordon Elliott Williams" w:date="2021-05-16T02:37:00Z">
            <w:rPr>
              <w:del w:id="529" w:author="Gordon Elliott Williams" w:date="2021-05-16T00:40:00Z"/>
              <w:b/>
              <w:bCs/>
            </w:rPr>
          </w:rPrChange>
        </w:rPr>
      </w:pPr>
      <w:del w:id="530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531" w:author="Gordon Elliott Williams" w:date="2021-05-16T02:37:00Z">
              <w:rPr>
                <w:b/>
                <w:bCs/>
              </w:rPr>
            </w:rPrChange>
          </w:rPr>
          <w:delText>Objectives:</w:delText>
        </w:r>
      </w:del>
    </w:p>
    <w:p w14:paraId="67C672FA" w14:textId="0C6393C5" w:rsidR="00BE7A03" w:rsidRPr="003048D8" w:rsidDel="00CA0E34" w:rsidRDefault="00BE7A03" w:rsidP="00BE7A03">
      <w:pPr>
        <w:rPr>
          <w:del w:id="532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33" w:author="Gordon Elliott Williams" w:date="2021-05-16T02:37:00Z">
            <w:rPr>
              <w:del w:id="534" w:author="Gordon Elliott Williams" w:date="2021-05-16T00:40:00Z"/>
              <w:b/>
              <w:bCs/>
            </w:rPr>
          </w:rPrChange>
        </w:rPr>
      </w:pPr>
      <w:del w:id="535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536" w:author="Gordon Elliott Williams" w:date="2021-05-16T02:37:00Z">
              <w:rPr>
                <w:b/>
                <w:bCs/>
              </w:rPr>
            </w:rPrChange>
          </w:rPr>
          <w:delText>Metric:</w:delText>
        </w:r>
      </w:del>
    </w:p>
    <w:p w14:paraId="4335C6B9" w14:textId="2903927F" w:rsidR="00BE7A03" w:rsidRPr="003048D8" w:rsidDel="00CA0E34" w:rsidRDefault="00BE7A03" w:rsidP="00BE7A03">
      <w:pPr>
        <w:rPr>
          <w:del w:id="537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38" w:author="Gordon Elliott Williams" w:date="2021-05-16T02:37:00Z">
            <w:rPr>
              <w:del w:id="539" w:author="Gordon Elliott Williams" w:date="2021-05-16T00:40:00Z"/>
              <w:b/>
              <w:bCs/>
            </w:rPr>
          </w:rPrChange>
        </w:rPr>
      </w:pPr>
      <w:del w:id="540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541" w:author="Gordon Elliott Williams" w:date="2021-05-16T02:37:00Z">
              <w:rPr>
                <w:b/>
                <w:bCs/>
              </w:rPr>
            </w:rPrChange>
          </w:rPr>
          <w:delText>Timeframe:</w:delText>
        </w:r>
      </w:del>
    </w:p>
    <w:p w14:paraId="01158240" w14:textId="73FE7BEC" w:rsidR="00BE7A03" w:rsidRPr="003048D8" w:rsidDel="00CA0E34" w:rsidRDefault="00BE7A03" w:rsidP="00BE7A03">
      <w:pPr>
        <w:rPr>
          <w:del w:id="542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43" w:author="Gordon Elliott Williams" w:date="2021-05-16T02:37:00Z">
            <w:rPr>
              <w:del w:id="544" w:author="Gordon Elliott Williams" w:date="2021-05-16T00:40:00Z"/>
              <w:b/>
              <w:bCs/>
            </w:rPr>
          </w:rPrChange>
        </w:rPr>
      </w:pPr>
      <w:del w:id="545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546" w:author="Gordon Elliott Williams" w:date="2021-05-16T02:37:00Z">
              <w:rPr>
                <w:b/>
                <w:bCs/>
              </w:rPr>
            </w:rPrChange>
          </w:rPr>
          <w:delText>Responsible Person:</w:delText>
        </w:r>
      </w:del>
    </w:p>
    <w:p w14:paraId="313278F7" w14:textId="04E50B71" w:rsidR="00BE7A03" w:rsidRPr="003048D8" w:rsidDel="00CA0E34" w:rsidRDefault="00BE7A03" w:rsidP="00BE7A03">
      <w:pPr>
        <w:rPr>
          <w:del w:id="547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48" w:author="Gordon Elliott Williams" w:date="2021-05-16T02:37:00Z">
            <w:rPr>
              <w:del w:id="549" w:author="Gordon Elliott Williams" w:date="2021-05-16T00:40:00Z"/>
              <w:b/>
              <w:bCs/>
            </w:rPr>
          </w:rPrChange>
        </w:rPr>
      </w:pPr>
    </w:p>
    <w:p w14:paraId="7857598B" w14:textId="01CB7F5F" w:rsidR="00BE7A03" w:rsidRPr="003048D8" w:rsidDel="00CA0E34" w:rsidRDefault="00BE7A03" w:rsidP="00BE7A03">
      <w:pPr>
        <w:rPr>
          <w:del w:id="550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51" w:author="Gordon Elliott Williams" w:date="2021-05-16T02:37:00Z">
            <w:rPr>
              <w:del w:id="552" w:author="Gordon Elliott Williams" w:date="2021-05-16T00:40:00Z"/>
              <w:b/>
              <w:bCs/>
            </w:rPr>
          </w:rPrChange>
        </w:rPr>
      </w:pPr>
      <w:del w:id="553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554" w:author="Gordon Elliott Williams" w:date="2021-05-16T02:37:00Z">
              <w:rPr>
                <w:b/>
                <w:bCs/>
              </w:rPr>
            </w:rPrChange>
          </w:rPr>
          <w:delText>Year Three:</w:delText>
        </w:r>
      </w:del>
    </w:p>
    <w:p w14:paraId="4A132F94" w14:textId="5C43EB76" w:rsidR="00BE7A03" w:rsidRPr="003048D8" w:rsidDel="00CA0E34" w:rsidRDefault="00BE7A03" w:rsidP="00BE7A03">
      <w:pPr>
        <w:rPr>
          <w:del w:id="555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56" w:author="Gordon Elliott Williams" w:date="2021-05-16T02:37:00Z">
            <w:rPr>
              <w:del w:id="557" w:author="Gordon Elliott Williams" w:date="2021-05-16T00:40:00Z"/>
              <w:b/>
              <w:bCs/>
            </w:rPr>
          </w:rPrChange>
        </w:rPr>
      </w:pPr>
      <w:del w:id="558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559" w:author="Gordon Elliott Williams" w:date="2021-05-16T02:37:00Z">
              <w:rPr>
                <w:b/>
                <w:bCs/>
              </w:rPr>
            </w:rPrChange>
          </w:rPr>
          <w:delText>Goal One:</w:delText>
        </w:r>
      </w:del>
    </w:p>
    <w:p w14:paraId="5D152F95" w14:textId="67A0E3AA" w:rsidR="00BE7A03" w:rsidRPr="003048D8" w:rsidDel="00CA0E34" w:rsidRDefault="00BE7A03" w:rsidP="00BE7A03">
      <w:pPr>
        <w:rPr>
          <w:del w:id="560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61" w:author="Gordon Elliott Williams" w:date="2021-05-16T02:37:00Z">
            <w:rPr>
              <w:del w:id="562" w:author="Gordon Elliott Williams" w:date="2021-05-16T00:40:00Z"/>
              <w:b/>
              <w:bCs/>
            </w:rPr>
          </w:rPrChange>
        </w:rPr>
      </w:pPr>
      <w:del w:id="563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564" w:author="Gordon Elliott Williams" w:date="2021-05-16T02:37:00Z">
              <w:rPr>
                <w:b/>
                <w:bCs/>
              </w:rPr>
            </w:rPrChange>
          </w:rPr>
          <w:delText>Objectives:</w:delText>
        </w:r>
      </w:del>
    </w:p>
    <w:p w14:paraId="10CF59C6" w14:textId="30109EC8" w:rsidR="00BE7A03" w:rsidRPr="003048D8" w:rsidDel="00CA0E34" w:rsidRDefault="00BE7A03" w:rsidP="00BE7A03">
      <w:pPr>
        <w:rPr>
          <w:del w:id="565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66" w:author="Gordon Elliott Williams" w:date="2021-05-16T02:37:00Z">
            <w:rPr>
              <w:del w:id="567" w:author="Gordon Elliott Williams" w:date="2021-05-16T00:40:00Z"/>
              <w:b/>
              <w:bCs/>
            </w:rPr>
          </w:rPrChange>
        </w:rPr>
      </w:pPr>
      <w:del w:id="568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569" w:author="Gordon Elliott Williams" w:date="2021-05-16T02:37:00Z">
              <w:rPr>
                <w:b/>
                <w:bCs/>
              </w:rPr>
            </w:rPrChange>
          </w:rPr>
          <w:delText>Metric:</w:delText>
        </w:r>
      </w:del>
    </w:p>
    <w:p w14:paraId="7DB3B0F5" w14:textId="373EC0D0" w:rsidR="00BE7A03" w:rsidRPr="003048D8" w:rsidDel="00CA0E34" w:rsidRDefault="00BE7A03" w:rsidP="00BE7A03">
      <w:pPr>
        <w:rPr>
          <w:del w:id="570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71" w:author="Gordon Elliott Williams" w:date="2021-05-16T02:37:00Z">
            <w:rPr>
              <w:del w:id="572" w:author="Gordon Elliott Williams" w:date="2021-05-16T00:40:00Z"/>
              <w:b/>
              <w:bCs/>
            </w:rPr>
          </w:rPrChange>
        </w:rPr>
      </w:pPr>
      <w:del w:id="573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574" w:author="Gordon Elliott Williams" w:date="2021-05-16T02:37:00Z">
              <w:rPr>
                <w:b/>
                <w:bCs/>
              </w:rPr>
            </w:rPrChange>
          </w:rPr>
          <w:delText>Timeframe:</w:delText>
        </w:r>
      </w:del>
    </w:p>
    <w:p w14:paraId="71989166" w14:textId="73B2368F" w:rsidR="00BE7A03" w:rsidRPr="003048D8" w:rsidDel="00CA0E34" w:rsidRDefault="00BE7A03" w:rsidP="00BE7A03">
      <w:pPr>
        <w:rPr>
          <w:del w:id="575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76" w:author="Gordon Elliott Williams" w:date="2021-05-16T02:37:00Z">
            <w:rPr>
              <w:del w:id="577" w:author="Gordon Elliott Williams" w:date="2021-05-16T00:40:00Z"/>
              <w:b/>
              <w:bCs/>
            </w:rPr>
          </w:rPrChange>
        </w:rPr>
      </w:pPr>
      <w:del w:id="578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579" w:author="Gordon Elliott Williams" w:date="2021-05-16T02:37:00Z">
              <w:rPr>
                <w:b/>
                <w:bCs/>
              </w:rPr>
            </w:rPrChange>
          </w:rPr>
          <w:delText>Responsible Person:</w:delText>
        </w:r>
      </w:del>
    </w:p>
    <w:p w14:paraId="2CCBA07A" w14:textId="16E3F095" w:rsidR="00BE7A03" w:rsidRPr="003048D8" w:rsidDel="00CA0E34" w:rsidRDefault="00BE7A03" w:rsidP="00BE7A03">
      <w:pPr>
        <w:rPr>
          <w:del w:id="580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81" w:author="Gordon Elliott Williams" w:date="2021-05-16T02:37:00Z">
            <w:rPr>
              <w:del w:id="582" w:author="Gordon Elliott Williams" w:date="2021-05-16T00:40:00Z"/>
              <w:b/>
              <w:bCs/>
            </w:rPr>
          </w:rPrChange>
        </w:rPr>
      </w:pPr>
    </w:p>
    <w:p w14:paraId="68CB1DE8" w14:textId="41913582" w:rsidR="00BE7A03" w:rsidRPr="003048D8" w:rsidDel="00CA0E34" w:rsidRDefault="00BE7A03" w:rsidP="00BE7A03">
      <w:pPr>
        <w:rPr>
          <w:del w:id="583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84" w:author="Gordon Elliott Williams" w:date="2021-05-16T02:37:00Z">
            <w:rPr>
              <w:del w:id="585" w:author="Gordon Elliott Williams" w:date="2021-05-16T00:40:00Z"/>
              <w:b/>
              <w:bCs/>
            </w:rPr>
          </w:rPrChange>
        </w:rPr>
      </w:pPr>
    </w:p>
    <w:p w14:paraId="3A159089" w14:textId="7AD80FA2" w:rsidR="00BE7A03" w:rsidRPr="003048D8" w:rsidDel="00CA0E34" w:rsidRDefault="00BE7A03" w:rsidP="00BE7A03">
      <w:pPr>
        <w:jc w:val="center"/>
        <w:rPr>
          <w:del w:id="586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87" w:author="Gordon Elliott Williams" w:date="2021-05-16T02:37:00Z">
            <w:rPr>
              <w:del w:id="588" w:author="Gordon Elliott Williams" w:date="2021-05-16T00:40:00Z"/>
              <w:b/>
              <w:bCs/>
              <w:sz w:val="28"/>
              <w:szCs w:val="28"/>
            </w:rPr>
          </w:rPrChange>
        </w:rPr>
      </w:pPr>
      <w:del w:id="589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590" w:author="Gordon Elliott Williams" w:date="2021-05-16T02:37:00Z">
              <w:rPr>
                <w:b/>
                <w:bCs/>
                <w:sz w:val="28"/>
                <w:szCs w:val="28"/>
              </w:rPr>
            </w:rPrChange>
          </w:rPr>
          <w:delText>Social Responsibility and Entrepreneurship</w:delText>
        </w:r>
      </w:del>
    </w:p>
    <w:p w14:paraId="51601F2B" w14:textId="248D62DB" w:rsidR="00B8793F" w:rsidRPr="003048D8" w:rsidDel="00CA0E34" w:rsidRDefault="00B8793F" w:rsidP="00B8793F">
      <w:pPr>
        <w:rPr>
          <w:del w:id="591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92" w:author="Gordon Elliott Williams" w:date="2021-05-16T02:37:00Z">
            <w:rPr>
              <w:del w:id="593" w:author="Gordon Elliott Williams" w:date="2021-05-16T00:40:00Z"/>
              <w:b/>
              <w:bCs/>
            </w:rPr>
          </w:rPrChange>
        </w:rPr>
      </w:pPr>
      <w:del w:id="594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595" w:author="Gordon Elliott Williams" w:date="2021-05-16T02:37:00Z">
              <w:rPr>
                <w:b/>
                <w:bCs/>
              </w:rPr>
            </w:rPrChange>
          </w:rPr>
          <w:delText xml:space="preserve">Strength(s) </w:delText>
        </w:r>
      </w:del>
    </w:p>
    <w:p w14:paraId="6F988F5B" w14:textId="73041C26" w:rsidR="00B8793F" w:rsidRPr="003048D8" w:rsidDel="00CA0E34" w:rsidRDefault="00B8793F" w:rsidP="00B8793F">
      <w:pPr>
        <w:rPr>
          <w:del w:id="596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597" w:author="Gordon Elliott Williams" w:date="2021-05-16T02:37:00Z">
            <w:rPr>
              <w:del w:id="598" w:author="Gordon Elliott Williams" w:date="2021-05-16T00:40:00Z"/>
              <w:b/>
              <w:bCs/>
            </w:rPr>
          </w:rPrChange>
        </w:rPr>
      </w:pPr>
      <w:del w:id="599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600" w:author="Gordon Elliott Williams" w:date="2021-05-16T02:37:00Z">
              <w:rPr>
                <w:b/>
                <w:bCs/>
              </w:rPr>
            </w:rPrChange>
          </w:rPr>
          <w:delText>Weakness(es)</w:delText>
        </w:r>
      </w:del>
    </w:p>
    <w:p w14:paraId="4AC094FD" w14:textId="700A7CFD" w:rsidR="00B8793F" w:rsidRPr="003048D8" w:rsidDel="00CA0E34" w:rsidRDefault="00B8793F" w:rsidP="00B8793F">
      <w:pPr>
        <w:rPr>
          <w:del w:id="601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02" w:author="Gordon Elliott Williams" w:date="2021-05-16T02:37:00Z">
            <w:rPr>
              <w:del w:id="603" w:author="Gordon Elliott Williams" w:date="2021-05-16T00:40:00Z"/>
              <w:b/>
              <w:bCs/>
            </w:rPr>
          </w:rPrChange>
        </w:rPr>
      </w:pPr>
      <w:del w:id="604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605" w:author="Gordon Elliott Williams" w:date="2021-05-16T02:37:00Z">
              <w:rPr>
                <w:b/>
                <w:bCs/>
              </w:rPr>
            </w:rPrChange>
          </w:rPr>
          <w:delText>Description of the Challenge</w:delText>
        </w:r>
      </w:del>
    </w:p>
    <w:p w14:paraId="050EF390" w14:textId="43199F0B" w:rsidR="00BE7A03" w:rsidRPr="003048D8" w:rsidDel="00CA0E34" w:rsidRDefault="00BE7A03" w:rsidP="00BE7A03">
      <w:pPr>
        <w:rPr>
          <w:del w:id="606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07" w:author="Gordon Elliott Williams" w:date="2021-05-16T02:37:00Z">
            <w:rPr>
              <w:del w:id="608" w:author="Gordon Elliott Williams" w:date="2021-05-16T00:40:00Z"/>
              <w:b/>
              <w:bCs/>
            </w:rPr>
          </w:rPrChange>
        </w:rPr>
      </w:pPr>
      <w:del w:id="609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610" w:author="Gordon Elliott Williams" w:date="2021-05-16T02:37:00Z">
              <w:rPr>
                <w:b/>
                <w:bCs/>
              </w:rPr>
            </w:rPrChange>
          </w:rPr>
          <w:delText>Year One:</w:delText>
        </w:r>
      </w:del>
    </w:p>
    <w:p w14:paraId="29A29861" w14:textId="513BF85F" w:rsidR="00BE7A03" w:rsidRPr="003048D8" w:rsidDel="00CA0E34" w:rsidRDefault="00BE7A03" w:rsidP="00BE7A03">
      <w:pPr>
        <w:rPr>
          <w:del w:id="611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12" w:author="Gordon Elliott Williams" w:date="2021-05-16T02:37:00Z">
            <w:rPr>
              <w:del w:id="613" w:author="Gordon Elliott Williams" w:date="2021-05-16T00:40:00Z"/>
              <w:b/>
              <w:bCs/>
            </w:rPr>
          </w:rPrChange>
        </w:rPr>
      </w:pPr>
      <w:del w:id="614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615" w:author="Gordon Elliott Williams" w:date="2021-05-16T02:37:00Z">
              <w:rPr>
                <w:b/>
                <w:bCs/>
              </w:rPr>
            </w:rPrChange>
          </w:rPr>
          <w:delText>Goal One:</w:delText>
        </w:r>
      </w:del>
    </w:p>
    <w:p w14:paraId="5DBC9C80" w14:textId="0E3AF1B1" w:rsidR="00BE7A03" w:rsidRPr="003048D8" w:rsidDel="00CA0E34" w:rsidRDefault="00BE7A03" w:rsidP="00BE7A03">
      <w:pPr>
        <w:rPr>
          <w:del w:id="616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17" w:author="Gordon Elliott Williams" w:date="2021-05-16T02:37:00Z">
            <w:rPr>
              <w:del w:id="618" w:author="Gordon Elliott Williams" w:date="2021-05-16T00:40:00Z"/>
              <w:b/>
              <w:bCs/>
            </w:rPr>
          </w:rPrChange>
        </w:rPr>
      </w:pPr>
      <w:del w:id="619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620" w:author="Gordon Elliott Williams" w:date="2021-05-16T02:37:00Z">
              <w:rPr>
                <w:b/>
                <w:bCs/>
              </w:rPr>
            </w:rPrChange>
          </w:rPr>
          <w:delText>Objectives:</w:delText>
        </w:r>
      </w:del>
    </w:p>
    <w:p w14:paraId="27CCBD7B" w14:textId="4A622E79" w:rsidR="00BE7A03" w:rsidRPr="003048D8" w:rsidDel="00CA0E34" w:rsidRDefault="00BE7A03" w:rsidP="00BE7A03">
      <w:pPr>
        <w:rPr>
          <w:del w:id="621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22" w:author="Gordon Elliott Williams" w:date="2021-05-16T02:37:00Z">
            <w:rPr>
              <w:del w:id="623" w:author="Gordon Elliott Williams" w:date="2021-05-16T00:40:00Z"/>
              <w:b/>
              <w:bCs/>
            </w:rPr>
          </w:rPrChange>
        </w:rPr>
      </w:pPr>
      <w:del w:id="624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625" w:author="Gordon Elliott Williams" w:date="2021-05-16T02:37:00Z">
              <w:rPr>
                <w:b/>
                <w:bCs/>
              </w:rPr>
            </w:rPrChange>
          </w:rPr>
          <w:delText>Metric:</w:delText>
        </w:r>
      </w:del>
    </w:p>
    <w:p w14:paraId="748DEF7F" w14:textId="443C0AF6" w:rsidR="00BE7A03" w:rsidRPr="003048D8" w:rsidDel="00CA0E34" w:rsidRDefault="00BE7A03" w:rsidP="00BE7A03">
      <w:pPr>
        <w:rPr>
          <w:del w:id="626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27" w:author="Gordon Elliott Williams" w:date="2021-05-16T02:37:00Z">
            <w:rPr>
              <w:del w:id="628" w:author="Gordon Elliott Williams" w:date="2021-05-16T00:40:00Z"/>
              <w:b/>
              <w:bCs/>
            </w:rPr>
          </w:rPrChange>
        </w:rPr>
      </w:pPr>
      <w:del w:id="629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630" w:author="Gordon Elliott Williams" w:date="2021-05-16T02:37:00Z">
              <w:rPr>
                <w:b/>
                <w:bCs/>
              </w:rPr>
            </w:rPrChange>
          </w:rPr>
          <w:delText>Timeframe:</w:delText>
        </w:r>
      </w:del>
    </w:p>
    <w:p w14:paraId="0429D6D9" w14:textId="3AB72DB6" w:rsidR="00BE7A03" w:rsidRPr="003048D8" w:rsidDel="00CA0E34" w:rsidRDefault="00BE7A03" w:rsidP="00BE7A03">
      <w:pPr>
        <w:rPr>
          <w:del w:id="631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32" w:author="Gordon Elliott Williams" w:date="2021-05-16T02:37:00Z">
            <w:rPr>
              <w:del w:id="633" w:author="Gordon Elliott Williams" w:date="2021-05-16T00:40:00Z"/>
              <w:b/>
              <w:bCs/>
            </w:rPr>
          </w:rPrChange>
        </w:rPr>
      </w:pPr>
      <w:del w:id="634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635" w:author="Gordon Elliott Williams" w:date="2021-05-16T02:37:00Z">
              <w:rPr>
                <w:b/>
                <w:bCs/>
              </w:rPr>
            </w:rPrChange>
          </w:rPr>
          <w:delText>Responsible Person:</w:delText>
        </w:r>
      </w:del>
    </w:p>
    <w:p w14:paraId="5423F21C" w14:textId="206165DA" w:rsidR="00BE7A03" w:rsidRPr="003048D8" w:rsidDel="00CA0E34" w:rsidRDefault="00BE7A03" w:rsidP="00BE7A03">
      <w:pPr>
        <w:rPr>
          <w:del w:id="636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37" w:author="Gordon Elliott Williams" w:date="2021-05-16T02:37:00Z">
            <w:rPr>
              <w:del w:id="638" w:author="Gordon Elliott Williams" w:date="2021-05-16T00:40:00Z"/>
              <w:b/>
              <w:bCs/>
            </w:rPr>
          </w:rPrChange>
        </w:rPr>
      </w:pPr>
    </w:p>
    <w:p w14:paraId="020C0D9E" w14:textId="6850EC1E" w:rsidR="00BE7A03" w:rsidRPr="003048D8" w:rsidDel="00CA0E34" w:rsidRDefault="00BE7A03" w:rsidP="00BE7A03">
      <w:pPr>
        <w:rPr>
          <w:del w:id="639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40" w:author="Gordon Elliott Williams" w:date="2021-05-16T02:37:00Z">
            <w:rPr>
              <w:del w:id="641" w:author="Gordon Elliott Williams" w:date="2021-05-16T00:40:00Z"/>
              <w:b/>
              <w:bCs/>
            </w:rPr>
          </w:rPrChange>
        </w:rPr>
      </w:pPr>
      <w:del w:id="642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643" w:author="Gordon Elliott Williams" w:date="2021-05-16T02:37:00Z">
              <w:rPr>
                <w:b/>
                <w:bCs/>
              </w:rPr>
            </w:rPrChange>
          </w:rPr>
          <w:delText>Year Two:</w:delText>
        </w:r>
      </w:del>
    </w:p>
    <w:p w14:paraId="23731A07" w14:textId="3E7C1AA0" w:rsidR="00BE7A03" w:rsidRPr="003048D8" w:rsidDel="00CA0E34" w:rsidRDefault="00BE7A03" w:rsidP="00BE7A03">
      <w:pPr>
        <w:rPr>
          <w:del w:id="644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45" w:author="Gordon Elliott Williams" w:date="2021-05-16T02:37:00Z">
            <w:rPr>
              <w:del w:id="646" w:author="Gordon Elliott Williams" w:date="2021-05-16T00:40:00Z"/>
              <w:b/>
              <w:bCs/>
            </w:rPr>
          </w:rPrChange>
        </w:rPr>
      </w:pPr>
      <w:del w:id="647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648" w:author="Gordon Elliott Williams" w:date="2021-05-16T02:37:00Z">
              <w:rPr>
                <w:b/>
                <w:bCs/>
              </w:rPr>
            </w:rPrChange>
          </w:rPr>
          <w:delText>Goal One:</w:delText>
        </w:r>
      </w:del>
    </w:p>
    <w:p w14:paraId="11BA37CB" w14:textId="013C80CA" w:rsidR="00BE7A03" w:rsidRPr="003048D8" w:rsidDel="00CA0E34" w:rsidRDefault="00BE7A03" w:rsidP="00BE7A03">
      <w:pPr>
        <w:rPr>
          <w:del w:id="649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50" w:author="Gordon Elliott Williams" w:date="2021-05-16T02:37:00Z">
            <w:rPr>
              <w:del w:id="651" w:author="Gordon Elliott Williams" w:date="2021-05-16T00:40:00Z"/>
              <w:b/>
              <w:bCs/>
            </w:rPr>
          </w:rPrChange>
        </w:rPr>
      </w:pPr>
      <w:del w:id="652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653" w:author="Gordon Elliott Williams" w:date="2021-05-16T02:37:00Z">
              <w:rPr>
                <w:b/>
                <w:bCs/>
              </w:rPr>
            </w:rPrChange>
          </w:rPr>
          <w:delText>Objectives:</w:delText>
        </w:r>
      </w:del>
    </w:p>
    <w:p w14:paraId="2FFB2889" w14:textId="7D0AA80F" w:rsidR="00BE7A03" w:rsidRPr="003048D8" w:rsidDel="00CA0E34" w:rsidRDefault="00BE7A03" w:rsidP="00BE7A03">
      <w:pPr>
        <w:rPr>
          <w:del w:id="654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55" w:author="Gordon Elliott Williams" w:date="2021-05-16T02:37:00Z">
            <w:rPr>
              <w:del w:id="656" w:author="Gordon Elliott Williams" w:date="2021-05-16T00:40:00Z"/>
              <w:b/>
              <w:bCs/>
            </w:rPr>
          </w:rPrChange>
        </w:rPr>
      </w:pPr>
      <w:del w:id="657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658" w:author="Gordon Elliott Williams" w:date="2021-05-16T02:37:00Z">
              <w:rPr>
                <w:b/>
                <w:bCs/>
              </w:rPr>
            </w:rPrChange>
          </w:rPr>
          <w:delText>Metric:</w:delText>
        </w:r>
      </w:del>
    </w:p>
    <w:p w14:paraId="514ED5AD" w14:textId="147A0A06" w:rsidR="00BE7A03" w:rsidRPr="003048D8" w:rsidDel="00CA0E34" w:rsidRDefault="00BE7A03" w:rsidP="00BE7A03">
      <w:pPr>
        <w:rPr>
          <w:del w:id="659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60" w:author="Gordon Elliott Williams" w:date="2021-05-16T02:37:00Z">
            <w:rPr>
              <w:del w:id="661" w:author="Gordon Elliott Williams" w:date="2021-05-16T00:40:00Z"/>
              <w:b/>
              <w:bCs/>
            </w:rPr>
          </w:rPrChange>
        </w:rPr>
      </w:pPr>
      <w:del w:id="662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663" w:author="Gordon Elliott Williams" w:date="2021-05-16T02:37:00Z">
              <w:rPr>
                <w:b/>
                <w:bCs/>
              </w:rPr>
            </w:rPrChange>
          </w:rPr>
          <w:delText>Timeframe:</w:delText>
        </w:r>
      </w:del>
    </w:p>
    <w:p w14:paraId="586839BE" w14:textId="17090D51" w:rsidR="00BE7A03" w:rsidRPr="003048D8" w:rsidDel="00CA0E34" w:rsidRDefault="00BE7A03" w:rsidP="00BE7A03">
      <w:pPr>
        <w:rPr>
          <w:del w:id="664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65" w:author="Gordon Elliott Williams" w:date="2021-05-16T02:37:00Z">
            <w:rPr>
              <w:del w:id="666" w:author="Gordon Elliott Williams" w:date="2021-05-16T00:40:00Z"/>
              <w:b/>
              <w:bCs/>
            </w:rPr>
          </w:rPrChange>
        </w:rPr>
      </w:pPr>
      <w:del w:id="667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668" w:author="Gordon Elliott Williams" w:date="2021-05-16T02:37:00Z">
              <w:rPr>
                <w:b/>
                <w:bCs/>
              </w:rPr>
            </w:rPrChange>
          </w:rPr>
          <w:delText>Responsible Person:</w:delText>
        </w:r>
      </w:del>
    </w:p>
    <w:p w14:paraId="317C1D71" w14:textId="5150A974" w:rsidR="00BE7A03" w:rsidRPr="003048D8" w:rsidDel="00CA0E34" w:rsidRDefault="00BE7A03" w:rsidP="00BE7A03">
      <w:pPr>
        <w:rPr>
          <w:del w:id="669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70" w:author="Gordon Elliott Williams" w:date="2021-05-16T02:37:00Z">
            <w:rPr>
              <w:del w:id="671" w:author="Gordon Elliott Williams" w:date="2021-05-16T00:40:00Z"/>
              <w:b/>
              <w:bCs/>
            </w:rPr>
          </w:rPrChange>
        </w:rPr>
      </w:pPr>
    </w:p>
    <w:p w14:paraId="018255B7" w14:textId="6C7720F5" w:rsidR="00BE7A03" w:rsidRPr="003048D8" w:rsidDel="00CA0E34" w:rsidRDefault="00BE7A03" w:rsidP="00BE7A03">
      <w:pPr>
        <w:rPr>
          <w:del w:id="672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73" w:author="Gordon Elliott Williams" w:date="2021-05-16T02:37:00Z">
            <w:rPr>
              <w:del w:id="674" w:author="Gordon Elliott Williams" w:date="2021-05-16T00:40:00Z"/>
              <w:b/>
              <w:bCs/>
            </w:rPr>
          </w:rPrChange>
        </w:rPr>
      </w:pPr>
      <w:del w:id="675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676" w:author="Gordon Elliott Williams" w:date="2021-05-16T02:37:00Z">
              <w:rPr>
                <w:b/>
                <w:bCs/>
              </w:rPr>
            </w:rPrChange>
          </w:rPr>
          <w:delText>Year Three:</w:delText>
        </w:r>
      </w:del>
    </w:p>
    <w:p w14:paraId="001F02E9" w14:textId="599E9C30" w:rsidR="00BE7A03" w:rsidRPr="003048D8" w:rsidDel="00CA0E34" w:rsidRDefault="00BE7A03" w:rsidP="00BE7A03">
      <w:pPr>
        <w:rPr>
          <w:del w:id="677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78" w:author="Gordon Elliott Williams" w:date="2021-05-16T02:37:00Z">
            <w:rPr>
              <w:del w:id="679" w:author="Gordon Elliott Williams" w:date="2021-05-16T00:40:00Z"/>
              <w:b/>
              <w:bCs/>
            </w:rPr>
          </w:rPrChange>
        </w:rPr>
      </w:pPr>
      <w:del w:id="680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681" w:author="Gordon Elliott Williams" w:date="2021-05-16T02:37:00Z">
              <w:rPr>
                <w:b/>
                <w:bCs/>
              </w:rPr>
            </w:rPrChange>
          </w:rPr>
          <w:delText>Goal One:</w:delText>
        </w:r>
      </w:del>
    </w:p>
    <w:p w14:paraId="40BF4551" w14:textId="498A245D" w:rsidR="00BE7A03" w:rsidRPr="003048D8" w:rsidDel="00CA0E34" w:rsidRDefault="00BE7A03" w:rsidP="00BE7A03">
      <w:pPr>
        <w:rPr>
          <w:del w:id="682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83" w:author="Gordon Elliott Williams" w:date="2021-05-16T02:37:00Z">
            <w:rPr>
              <w:del w:id="684" w:author="Gordon Elliott Williams" w:date="2021-05-16T00:40:00Z"/>
              <w:b/>
              <w:bCs/>
            </w:rPr>
          </w:rPrChange>
        </w:rPr>
      </w:pPr>
      <w:del w:id="685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686" w:author="Gordon Elliott Williams" w:date="2021-05-16T02:37:00Z">
              <w:rPr>
                <w:b/>
                <w:bCs/>
              </w:rPr>
            </w:rPrChange>
          </w:rPr>
          <w:delText>Objectives:</w:delText>
        </w:r>
      </w:del>
    </w:p>
    <w:p w14:paraId="04D2FAE6" w14:textId="05CE1D22" w:rsidR="00BE7A03" w:rsidRPr="003048D8" w:rsidDel="00CA0E34" w:rsidRDefault="00BE7A03" w:rsidP="00BE7A03">
      <w:pPr>
        <w:rPr>
          <w:del w:id="687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88" w:author="Gordon Elliott Williams" w:date="2021-05-16T02:37:00Z">
            <w:rPr>
              <w:del w:id="689" w:author="Gordon Elliott Williams" w:date="2021-05-16T00:40:00Z"/>
              <w:b/>
              <w:bCs/>
            </w:rPr>
          </w:rPrChange>
        </w:rPr>
      </w:pPr>
      <w:del w:id="690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691" w:author="Gordon Elliott Williams" w:date="2021-05-16T02:37:00Z">
              <w:rPr>
                <w:b/>
                <w:bCs/>
              </w:rPr>
            </w:rPrChange>
          </w:rPr>
          <w:delText>Metric:</w:delText>
        </w:r>
      </w:del>
    </w:p>
    <w:p w14:paraId="2CEFF5B0" w14:textId="73E8E4D4" w:rsidR="00BE7A03" w:rsidRPr="003048D8" w:rsidDel="00CA0E34" w:rsidRDefault="00BE7A03" w:rsidP="00BE7A03">
      <w:pPr>
        <w:rPr>
          <w:del w:id="692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93" w:author="Gordon Elliott Williams" w:date="2021-05-16T02:37:00Z">
            <w:rPr>
              <w:del w:id="694" w:author="Gordon Elliott Williams" w:date="2021-05-16T00:40:00Z"/>
              <w:b/>
              <w:bCs/>
            </w:rPr>
          </w:rPrChange>
        </w:rPr>
      </w:pPr>
      <w:del w:id="695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696" w:author="Gordon Elliott Williams" w:date="2021-05-16T02:37:00Z">
              <w:rPr>
                <w:b/>
                <w:bCs/>
              </w:rPr>
            </w:rPrChange>
          </w:rPr>
          <w:delText>Timeframe:</w:delText>
        </w:r>
      </w:del>
    </w:p>
    <w:p w14:paraId="0CB13A41" w14:textId="2CD17629" w:rsidR="00BE7A03" w:rsidRPr="003048D8" w:rsidDel="00CA0E34" w:rsidRDefault="00BE7A03" w:rsidP="00BE7A03">
      <w:pPr>
        <w:rPr>
          <w:del w:id="697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698" w:author="Gordon Elliott Williams" w:date="2021-05-16T02:37:00Z">
            <w:rPr>
              <w:del w:id="699" w:author="Gordon Elliott Williams" w:date="2021-05-16T00:40:00Z"/>
              <w:b/>
              <w:bCs/>
            </w:rPr>
          </w:rPrChange>
        </w:rPr>
      </w:pPr>
      <w:del w:id="700" w:author="Gordon Elliott Williams" w:date="2021-05-16T00:40:00Z">
        <w:r w:rsidRPr="003048D8" w:rsidDel="00CA0E34">
          <w:rPr>
            <w:rFonts w:ascii="Times New Roman" w:hAnsi="Times New Roman" w:cs="Times New Roman"/>
            <w:b/>
            <w:bCs/>
            <w:sz w:val="24"/>
            <w:szCs w:val="24"/>
            <w:rPrChange w:id="701" w:author="Gordon Elliott Williams" w:date="2021-05-16T02:37:00Z">
              <w:rPr>
                <w:b/>
                <w:bCs/>
              </w:rPr>
            </w:rPrChange>
          </w:rPr>
          <w:delText>Responsible Person:</w:delText>
        </w:r>
      </w:del>
    </w:p>
    <w:p w14:paraId="46877C69" w14:textId="77770B88" w:rsidR="00056110" w:rsidRPr="003048D8" w:rsidDel="00CA0E34" w:rsidRDefault="00056110" w:rsidP="00056110">
      <w:pPr>
        <w:rPr>
          <w:del w:id="702" w:author="Gordon Elliott Williams" w:date="2021-05-16T00:40:00Z"/>
          <w:rFonts w:ascii="Times New Roman" w:hAnsi="Times New Roman" w:cs="Times New Roman"/>
          <w:b/>
          <w:bCs/>
          <w:sz w:val="24"/>
          <w:szCs w:val="24"/>
          <w:rPrChange w:id="703" w:author="Gordon Elliott Williams" w:date="2021-05-16T02:37:00Z">
            <w:rPr>
              <w:del w:id="704" w:author="Gordon Elliott Williams" w:date="2021-05-16T00:40:00Z"/>
              <w:b/>
              <w:bCs/>
            </w:rPr>
          </w:rPrChange>
        </w:rPr>
      </w:pPr>
    </w:p>
    <w:p w14:paraId="6301825C" w14:textId="6EBDA688" w:rsidR="00B8793F" w:rsidRPr="003048D8" w:rsidRDefault="00B8793F" w:rsidP="00B8793F">
      <w:pPr>
        <w:jc w:val="center"/>
        <w:rPr>
          <w:rFonts w:ascii="Times New Roman" w:hAnsi="Times New Roman" w:cs="Times New Roman"/>
          <w:b/>
          <w:bCs/>
          <w:sz w:val="24"/>
          <w:szCs w:val="24"/>
          <w:rPrChange w:id="705" w:author="Gordon Elliott Williams" w:date="2021-05-16T02:37:00Z">
            <w:rPr>
              <w:b/>
              <w:bCs/>
            </w:rPr>
          </w:rPrChange>
        </w:rPr>
      </w:pPr>
      <w:r w:rsidRPr="003048D8">
        <w:rPr>
          <w:rFonts w:ascii="Times New Roman" w:hAnsi="Times New Roman" w:cs="Times New Roman"/>
          <w:b/>
          <w:bCs/>
          <w:sz w:val="24"/>
          <w:szCs w:val="24"/>
          <w:rPrChange w:id="706" w:author="Gordon Elliott Williams" w:date="2021-05-16T02:37:00Z">
            <w:rPr>
              <w:b/>
              <w:bCs/>
            </w:rPr>
          </w:rPrChange>
        </w:rPr>
        <w:t>References</w:t>
      </w:r>
    </w:p>
    <w:sectPr w:rsidR="00B8793F" w:rsidRPr="00304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ordon Elliott Williams">
    <w15:presenceInfo w15:providerId="Windows Live" w15:userId="c178b473eaccb6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3N7U0MDGyMDaxsDRU0lEKTi0uzszPAykwrAUAHXlIsywAAAA="/>
  </w:docVars>
  <w:rsids>
    <w:rsidRoot w:val="00BE7A03"/>
    <w:rsid w:val="00056110"/>
    <w:rsid w:val="00116D81"/>
    <w:rsid w:val="00154E30"/>
    <w:rsid w:val="00180F71"/>
    <w:rsid w:val="00195137"/>
    <w:rsid w:val="00253485"/>
    <w:rsid w:val="002B089C"/>
    <w:rsid w:val="003048D8"/>
    <w:rsid w:val="0038406D"/>
    <w:rsid w:val="005D6FB3"/>
    <w:rsid w:val="00836FC3"/>
    <w:rsid w:val="00915610"/>
    <w:rsid w:val="00A331F0"/>
    <w:rsid w:val="00B831C1"/>
    <w:rsid w:val="00B8793F"/>
    <w:rsid w:val="00BE7A03"/>
    <w:rsid w:val="00CA0E34"/>
    <w:rsid w:val="00CB184F"/>
    <w:rsid w:val="00CD58C4"/>
    <w:rsid w:val="00DA29F3"/>
    <w:rsid w:val="00DB16FA"/>
    <w:rsid w:val="00E37EE4"/>
    <w:rsid w:val="00EB5D92"/>
    <w:rsid w:val="00F723ED"/>
    <w:rsid w:val="00FB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949E"/>
  <w15:chartTrackingRefBased/>
  <w15:docId w15:val="{1E539CC8-4D87-4294-86D2-ADA00EAAD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840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40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40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40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406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40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0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9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0391B639BED843ACAD89BE213B20F3" ma:contentTypeVersion="13" ma:contentTypeDescription="Create a new document." ma:contentTypeScope="" ma:versionID="e27a1f23ddd084c4cf2bd1a15e3a63b9">
  <xsd:schema xmlns:xsd="http://www.w3.org/2001/XMLSchema" xmlns:xs="http://www.w3.org/2001/XMLSchema" xmlns:p="http://schemas.microsoft.com/office/2006/metadata/properties" xmlns:ns3="a3b63067-c032-49c4-948e-954aa0b627dd" xmlns:ns4="b701beac-4e80-4023-845d-24b04d4b0814" targetNamespace="http://schemas.microsoft.com/office/2006/metadata/properties" ma:root="true" ma:fieldsID="555f4ab90b20b5b946e12c8d6dfc01a0" ns3:_="" ns4:_="">
    <xsd:import namespace="a3b63067-c032-49c4-948e-954aa0b627dd"/>
    <xsd:import namespace="b701beac-4e80-4023-845d-24b04d4b08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63067-c032-49c4-948e-954aa0b627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1beac-4e80-4023-845d-24b04d4b081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119DD0-E106-4BA8-8C1C-7DA60CA27A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b63067-c032-49c4-948e-954aa0b627dd"/>
    <ds:schemaRef ds:uri="b701beac-4e80-4023-845d-24b04d4b08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DB8DBE-B15B-46E8-B3BA-A20B5BF711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AE020D-532E-4608-B86F-26327CAD216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schmitz</dc:creator>
  <cp:keywords/>
  <dc:description/>
  <cp:lastModifiedBy>Gordon Elliott Williams</cp:lastModifiedBy>
  <cp:revision>3</cp:revision>
  <dcterms:created xsi:type="dcterms:W3CDTF">2021-05-16T06:03:00Z</dcterms:created>
  <dcterms:modified xsi:type="dcterms:W3CDTF">2021-05-16T06:54:00Z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0x010100780391B639BED843ACAD89BE213B20F3</vt:lpwstr>
  </property>
</Properties>
</file>