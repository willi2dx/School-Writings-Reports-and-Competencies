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7199D6" w14:textId="5B27636F" w:rsidR="00BE7A03" w:rsidRPr="00BE7A03" w:rsidRDefault="00BE7A03" w:rsidP="00BE7A03">
      <w:pPr>
        <w:jc w:val="center"/>
        <w:rPr>
          <w:b/>
          <w:bCs/>
          <w:sz w:val="32"/>
          <w:szCs w:val="32"/>
        </w:rPr>
      </w:pPr>
    </w:p>
    <w:p w14:paraId="111E781D" w14:textId="5DD81F45" w:rsidR="00BE7A03" w:rsidRDefault="00BE7A03" w:rsidP="00BE7A03">
      <w:pPr>
        <w:jc w:val="center"/>
        <w:rPr>
          <w:b/>
          <w:bCs/>
          <w:sz w:val="32"/>
          <w:szCs w:val="32"/>
        </w:rPr>
      </w:pPr>
      <w:r w:rsidRPr="00BE7A03">
        <w:rPr>
          <w:b/>
          <w:bCs/>
          <w:sz w:val="32"/>
          <w:szCs w:val="32"/>
        </w:rPr>
        <w:t>Strategic Plan</w:t>
      </w:r>
    </w:p>
    <w:p w14:paraId="1D9BEBEB" w14:textId="77777777" w:rsidR="00BE7A03" w:rsidRDefault="00BE7A03" w:rsidP="00BE7A03">
      <w:pPr>
        <w:jc w:val="center"/>
        <w:rPr>
          <w:b/>
          <w:bCs/>
          <w:sz w:val="28"/>
          <w:szCs w:val="28"/>
        </w:rPr>
      </w:pPr>
    </w:p>
    <w:p w14:paraId="41E7E19C" w14:textId="0A7769B6" w:rsidR="00BE7A03" w:rsidRDefault="00BE7A03" w:rsidP="00BE7A03">
      <w:pPr>
        <w:jc w:val="center"/>
        <w:rPr>
          <w:b/>
          <w:bCs/>
          <w:sz w:val="28"/>
          <w:szCs w:val="28"/>
        </w:rPr>
      </w:pPr>
      <w:r w:rsidRPr="00BE7A03">
        <w:rPr>
          <w:b/>
          <w:bCs/>
          <w:sz w:val="28"/>
          <w:szCs w:val="28"/>
        </w:rPr>
        <w:t>Vision</w:t>
      </w:r>
    </w:p>
    <w:p w14:paraId="221F2D5B" w14:textId="77ACE979" w:rsidR="00B8793F" w:rsidRDefault="00B8793F" w:rsidP="00BE7A0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Mission </w:t>
      </w:r>
    </w:p>
    <w:p w14:paraId="3F85CEE1" w14:textId="4C27A0F9" w:rsidR="00B8793F" w:rsidRPr="00BE7A03" w:rsidRDefault="00B8793F" w:rsidP="00BE7A0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Values</w:t>
      </w:r>
    </w:p>
    <w:p w14:paraId="47347135" w14:textId="77777777" w:rsidR="00BE7A03" w:rsidRPr="00BE7A03" w:rsidRDefault="00BE7A03" w:rsidP="00BE7A03">
      <w:pPr>
        <w:jc w:val="center"/>
        <w:rPr>
          <w:b/>
          <w:bCs/>
          <w:sz w:val="32"/>
          <w:szCs w:val="32"/>
        </w:rPr>
      </w:pPr>
    </w:p>
    <w:p w14:paraId="089F3E48" w14:textId="60250069" w:rsidR="00BE7A03" w:rsidRDefault="00BE7A03" w:rsidP="00BE7A03">
      <w:pPr>
        <w:jc w:val="center"/>
        <w:rPr>
          <w:b/>
          <w:bCs/>
        </w:rPr>
      </w:pPr>
    </w:p>
    <w:p w14:paraId="4421EB40" w14:textId="7561DC97" w:rsidR="00BE7A03" w:rsidRPr="00BE7A03" w:rsidRDefault="00BE7A03" w:rsidP="00BE7A03">
      <w:pPr>
        <w:jc w:val="center"/>
        <w:rPr>
          <w:b/>
          <w:bCs/>
          <w:sz w:val="28"/>
          <w:szCs w:val="28"/>
        </w:rPr>
      </w:pPr>
      <w:r w:rsidRPr="00BE7A03">
        <w:rPr>
          <w:b/>
          <w:bCs/>
          <w:sz w:val="28"/>
          <w:szCs w:val="28"/>
        </w:rPr>
        <w:t>Change Management / Organizational Politics</w:t>
      </w:r>
    </w:p>
    <w:p w14:paraId="728A0744" w14:textId="77777777" w:rsidR="00B8793F" w:rsidRDefault="00B8793F" w:rsidP="00BE7A03">
      <w:pPr>
        <w:rPr>
          <w:b/>
          <w:bCs/>
        </w:rPr>
      </w:pPr>
    </w:p>
    <w:p w14:paraId="3A555B00" w14:textId="49093A0D" w:rsidR="0038406D" w:rsidRDefault="0038406D" w:rsidP="00BE7A03">
      <w:pPr>
        <w:rPr>
          <w:ins w:id="0" w:author="Gordon Elliott Williams" w:date="2021-07-11T22:50:00Z"/>
          <w:b/>
          <w:bCs/>
        </w:rPr>
      </w:pPr>
      <w:r>
        <w:rPr>
          <w:b/>
          <w:bCs/>
        </w:rPr>
        <w:t xml:space="preserve">Strength(s) </w:t>
      </w:r>
    </w:p>
    <w:p w14:paraId="0204ECA7" w14:textId="54E03FB3" w:rsidR="006449C1" w:rsidRDefault="006449C1" w:rsidP="006449C1">
      <w:pPr>
        <w:pStyle w:val="ListParagraph"/>
        <w:numPr>
          <w:ilvl w:val="0"/>
          <w:numId w:val="1"/>
        </w:numPr>
        <w:rPr>
          <w:ins w:id="1" w:author="Gordon Elliott Williams" w:date="2021-07-11T22:51:00Z"/>
          <w:b/>
          <w:bCs/>
        </w:rPr>
      </w:pPr>
      <w:ins w:id="2" w:author="Gordon Elliott Williams" w:date="2021-07-11T22:50:00Z">
        <w:r>
          <w:rPr>
            <w:b/>
            <w:bCs/>
          </w:rPr>
          <w:t>To continually collaborate with local minority-owned</w:t>
        </w:r>
      </w:ins>
      <w:ins w:id="3" w:author="Gordon Elliott Williams" w:date="2021-07-11T22:51:00Z">
        <w:r>
          <w:rPr>
            <w:b/>
            <w:bCs/>
          </w:rPr>
          <w:t xml:space="preserve"> </w:t>
        </w:r>
      </w:ins>
      <w:ins w:id="4" w:author="Gordon Elliott Williams" w:date="2021-07-11T22:50:00Z">
        <w:r>
          <w:rPr>
            <w:b/>
            <w:bCs/>
          </w:rPr>
          <w:t xml:space="preserve">corporations </w:t>
        </w:r>
      </w:ins>
      <w:ins w:id="5" w:author="Gordon Elliott Williams" w:date="2021-07-11T22:51:00Z">
        <w:r>
          <w:rPr>
            <w:b/>
            <w:bCs/>
          </w:rPr>
          <w:t xml:space="preserve">to build strengthened relationships for </w:t>
        </w:r>
      </w:ins>
      <w:ins w:id="6" w:author="Gordon Elliott Williams" w:date="2021-07-11T23:01:00Z">
        <w:r w:rsidR="000A59BF">
          <w:rPr>
            <w:b/>
            <w:bCs/>
          </w:rPr>
          <w:t>entrepreneurial</w:t>
        </w:r>
      </w:ins>
      <w:ins w:id="7" w:author="Gordon Elliott Williams" w:date="2021-07-11T22:51:00Z">
        <w:r>
          <w:rPr>
            <w:b/>
            <w:bCs/>
          </w:rPr>
          <w:t xml:space="preserve"> endeavors.</w:t>
        </w:r>
      </w:ins>
    </w:p>
    <w:p w14:paraId="293ECB60" w14:textId="3EF48555" w:rsidR="006449C1" w:rsidRDefault="006449C1" w:rsidP="006449C1">
      <w:pPr>
        <w:pStyle w:val="ListParagraph"/>
        <w:numPr>
          <w:ilvl w:val="0"/>
          <w:numId w:val="1"/>
        </w:numPr>
        <w:rPr>
          <w:ins w:id="8" w:author="Gordon Elliott Williams" w:date="2021-07-11T22:52:00Z"/>
          <w:b/>
          <w:bCs/>
        </w:rPr>
      </w:pPr>
      <w:ins w:id="9" w:author="Gordon Elliott Williams" w:date="2021-07-11T22:51:00Z">
        <w:r>
          <w:rPr>
            <w:b/>
            <w:bCs/>
          </w:rPr>
          <w:t>To partner with other socially responsible corporations in our international supply chain and res</w:t>
        </w:r>
      </w:ins>
      <w:ins w:id="10" w:author="Gordon Elliott Williams" w:date="2021-07-11T22:52:00Z">
        <w:r>
          <w:rPr>
            <w:b/>
            <w:bCs/>
          </w:rPr>
          <w:t>ource allocation methodology.</w:t>
        </w:r>
      </w:ins>
    </w:p>
    <w:p w14:paraId="45ABE5C5" w14:textId="3C662418" w:rsidR="006449C1" w:rsidRDefault="006449C1" w:rsidP="006449C1">
      <w:pPr>
        <w:pStyle w:val="ListParagraph"/>
        <w:numPr>
          <w:ilvl w:val="0"/>
          <w:numId w:val="1"/>
        </w:numPr>
        <w:rPr>
          <w:ins w:id="11" w:author="Gordon Elliott Williams" w:date="2021-07-11T22:53:00Z"/>
          <w:b/>
          <w:bCs/>
        </w:rPr>
      </w:pPr>
      <w:ins w:id="12" w:author="Gordon Elliott Williams" w:date="2021-07-11T22:52:00Z">
        <w:r>
          <w:rPr>
            <w:b/>
            <w:bCs/>
          </w:rPr>
          <w:t xml:space="preserve">To demonstrate and maintain socially responsible techniques in our product creation/manufacturing by </w:t>
        </w:r>
      </w:ins>
      <w:ins w:id="13" w:author="Gordon Elliott Williams" w:date="2021-07-11T22:53:00Z">
        <w:r>
          <w:rPr>
            <w:b/>
            <w:bCs/>
          </w:rPr>
          <w:t>only p</w:t>
        </w:r>
      </w:ins>
      <w:ins w:id="14" w:author="Gordon Elliott Williams" w:date="2021-07-11T22:52:00Z">
        <w:r>
          <w:rPr>
            <w:b/>
            <w:bCs/>
          </w:rPr>
          <w:t>urchasing fair-trade products</w:t>
        </w:r>
      </w:ins>
      <w:ins w:id="15" w:author="Gordon Elliott Williams" w:date="2021-07-11T22:53:00Z">
        <w:r>
          <w:rPr>
            <w:b/>
            <w:bCs/>
          </w:rPr>
          <w:t>.</w:t>
        </w:r>
      </w:ins>
    </w:p>
    <w:p w14:paraId="35836E82" w14:textId="7AC54E19" w:rsidR="006449C1" w:rsidRDefault="006449C1" w:rsidP="006449C1">
      <w:pPr>
        <w:pStyle w:val="ListParagraph"/>
        <w:numPr>
          <w:ilvl w:val="0"/>
          <w:numId w:val="1"/>
        </w:numPr>
        <w:rPr>
          <w:ins w:id="16" w:author="Gordon Elliott Williams" w:date="2021-07-11T22:54:00Z"/>
          <w:b/>
          <w:bCs/>
        </w:rPr>
      </w:pPr>
      <w:ins w:id="17" w:author="Gordon Elliott Williams" w:date="2021-07-11T22:53:00Z">
        <w:r>
          <w:rPr>
            <w:b/>
            <w:bCs/>
          </w:rPr>
          <w:t>To show our competitive advantage by first empowering our employees with educational opportunities</w:t>
        </w:r>
      </w:ins>
      <w:ins w:id="18" w:author="Gordon Elliott Williams" w:date="2021-07-11T22:54:00Z">
        <w:r>
          <w:rPr>
            <w:b/>
            <w:bCs/>
          </w:rPr>
          <w:t xml:space="preserve"> for internal advancements.</w:t>
        </w:r>
      </w:ins>
    </w:p>
    <w:p w14:paraId="7E520AA4" w14:textId="6E148404" w:rsidR="006449C1" w:rsidRDefault="006449C1" w:rsidP="006449C1">
      <w:pPr>
        <w:pStyle w:val="ListParagraph"/>
        <w:numPr>
          <w:ilvl w:val="0"/>
          <w:numId w:val="1"/>
        </w:numPr>
        <w:rPr>
          <w:ins w:id="19" w:author="Gordon Elliott Williams" w:date="2021-07-11T22:54:00Z"/>
          <w:b/>
          <w:bCs/>
        </w:rPr>
      </w:pPr>
      <w:ins w:id="20" w:author="Gordon Elliott Williams" w:date="2021-07-11T22:54:00Z">
        <w:r>
          <w:rPr>
            <w:b/>
            <w:bCs/>
          </w:rPr>
          <w:t>To continually invest in intangible assets</w:t>
        </w:r>
      </w:ins>
      <w:ins w:id="21" w:author="Gordon Elliott Williams" w:date="2021-07-11T22:55:00Z">
        <w:r>
          <w:rPr>
            <w:b/>
            <w:bCs/>
          </w:rPr>
          <w:t xml:space="preserve"> and technologies that leave a lessened carbon footprint as we</w:t>
        </w:r>
      </w:ins>
      <w:ins w:id="22" w:author="Gordon Elliott Williams" w:date="2021-07-11T22:54:00Z">
        <w:r>
          <w:rPr>
            <w:b/>
            <w:bCs/>
          </w:rPr>
          <w:t xml:space="preserve"> build our EBIT on the balance sheet.</w:t>
        </w:r>
      </w:ins>
    </w:p>
    <w:p w14:paraId="4A956601" w14:textId="1C00BE7E" w:rsidR="006449C1" w:rsidRPr="006449C1" w:rsidRDefault="006449C1" w:rsidP="006449C1">
      <w:pPr>
        <w:pStyle w:val="ListParagraph"/>
        <w:numPr>
          <w:ilvl w:val="0"/>
          <w:numId w:val="1"/>
        </w:numPr>
        <w:rPr>
          <w:b/>
          <w:bCs/>
          <w:rPrChange w:id="23" w:author="Gordon Elliott Williams" w:date="2021-07-11T22:50:00Z">
            <w:rPr/>
          </w:rPrChange>
        </w:rPr>
        <w:pPrChange w:id="24" w:author="Gordon Elliott Williams" w:date="2021-07-11T22:50:00Z">
          <w:pPr/>
        </w:pPrChange>
      </w:pPr>
      <w:ins w:id="25" w:author="Gordon Elliott Williams" w:date="2021-07-11T22:54:00Z">
        <w:r>
          <w:rPr>
            <w:b/>
            <w:bCs/>
          </w:rPr>
          <w:t xml:space="preserve">To </w:t>
        </w:r>
      </w:ins>
      <w:ins w:id="26" w:author="Gordon Elliott Williams" w:date="2021-07-11T22:55:00Z">
        <w:r>
          <w:rPr>
            <w:b/>
            <w:bCs/>
          </w:rPr>
          <w:t>become a s</w:t>
        </w:r>
      </w:ins>
      <w:ins w:id="27" w:author="Gordon Elliott Williams" w:date="2021-07-11T22:56:00Z">
        <w:r>
          <w:rPr>
            <w:b/>
            <w:bCs/>
          </w:rPr>
          <w:t xml:space="preserve">trengthened global presence in our </w:t>
        </w:r>
        <w:proofErr w:type="gramStart"/>
        <w:r>
          <w:rPr>
            <w:b/>
            <w:bCs/>
          </w:rPr>
          <w:t>ever growing</w:t>
        </w:r>
        <w:proofErr w:type="gramEnd"/>
        <w:r>
          <w:rPr>
            <w:b/>
            <w:bCs/>
          </w:rPr>
          <w:t xml:space="preserve"> international market structure.</w:t>
        </w:r>
      </w:ins>
    </w:p>
    <w:p w14:paraId="014967A8" w14:textId="6398B59F" w:rsidR="0038406D" w:rsidRDefault="0038406D" w:rsidP="00BE7A03">
      <w:pPr>
        <w:rPr>
          <w:ins w:id="28" w:author="Gordon Elliott Williams" w:date="2021-07-11T22:56:00Z"/>
          <w:b/>
          <w:bCs/>
        </w:rPr>
      </w:pPr>
      <w:r>
        <w:rPr>
          <w:b/>
          <w:bCs/>
        </w:rPr>
        <w:t>Weakness(es)</w:t>
      </w:r>
    </w:p>
    <w:p w14:paraId="747C8A65" w14:textId="550EA98E" w:rsidR="006449C1" w:rsidRDefault="006449C1" w:rsidP="006449C1">
      <w:pPr>
        <w:pStyle w:val="ListParagraph"/>
        <w:numPr>
          <w:ilvl w:val="0"/>
          <w:numId w:val="2"/>
        </w:numPr>
        <w:rPr>
          <w:ins w:id="29" w:author="Gordon Elliott Williams" w:date="2021-07-11T22:57:00Z"/>
          <w:b/>
          <w:bCs/>
        </w:rPr>
      </w:pPr>
      <w:ins w:id="30" w:author="Gordon Elliott Williams" w:date="2021-07-11T22:56:00Z">
        <w:r>
          <w:rPr>
            <w:b/>
            <w:bCs/>
          </w:rPr>
          <w:t>We currently ha</w:t>
        </w:r>
      </w:ins>
      <w:ins w:id="31" w:author="Gordon Elliott Williams" w:date="2021-07-11T22:57:00Z">
        <w:r>
          <w:rPr>
            <w:b/>
            <w:bCs/>
          </w:rPr>
          <w:t>ve no S.O.P.’s for financial procedures.</w:t>
        </w:r>
      </w:ins>
    </w:p>
    <w:p w14:paraId="2E8B9D94" w14:textId="47A3EBD2" w:rsidR="006449C1" w:rsidRDefault="006449C1" w:rsidP="006449C1">
      <w:pPr>
        <w:pStyle w:val="ListParagraph"/>
        <w:numPr>
          <w:ilvl w:val="0"/>
          <w:numId w:val="2"/>
        </w:numPr>
        <w:rPr>
          <w:ins w:id="32" w:author="Gordon Elliott Williams" w:date="2021-07-11T22:59:00Z"/>
          <w:b/>
          <w:bCs/>
        </w:rPr>
      </w:pPr>
      <w:ins w:id="33" w:author="Gordon Elliott Williams" w:date="2021-07-11T22:57:00Z">
        <w:r>
          <w:rPr>
            <w:b/>
            <w:bCs/>
          </w:rPr>
          <w:t xml:space="preserve">There is a lack of </w:t>
        </w:r>
      </w:ins>
      <w:ins w:id="34" w:author="Gordon Elliott Williams" w:date="2021-07-11T22:58:00Z">
        <w:r>
          <w:rPr>
            <w:b/>
            <w:bCs/>
          </w:rPr>
          <w:t>communication between t</w:t>
        </w:r>
      </w:ins>
      <w:ins w:id="35" w:author="Gordon Elliott Williams" w:date="2021-07-11T22:59:00Z">
        <w:r>
          <w:rPr>
            <w:b/>
            <w:bCs/>
          </w:rPr>
          <w:t>he collections in receivables and the customer base.</w:t>
        </w:r>
      </w:ins>
    </w:p>
    <w:p w14:paraId="769AC1AF" w14:textId="11E61657" w:rsidR="006449C1" w:rsidRDefault="006449C1" w:rsidP="006449C1">
      <w:pPr>
        <w:pStyle w:val="ListParagraph"/>
        <w:numPr>
          <w:ilvl w:val="0"/>
          <w:numId w:val="2"/>
        </w:numPr>
        <w:rPr>
          <w:ins w:id="36" w:author="Gordon Elliott Williams" w:date="2021-07-11T23:00:00Z"/>
          <w:b/>
          <w:bCs/>
        </w:rPr>
      </w:pPr>
      <w:ins w:id="37" w:author="Gordon Elliott Williams" w:date="2021-07-11T22:59:00Z">
        <w:r>
          <w:rPr>
            <w:b/>
            <w:bCs/>
          </w:rPr>
          <w:t>There is a lack of intervention between the firs</w:t>
        </w:r>
      </w:ins>
      <w:ins w:id="38" w:author="Gordon Elliott Williams" w:date="2021-07-11T23:00:00Z">
        <w:r>
          <w:rPr>
            <w:b/>
            <w:bCs/>
          </w:rPr>
          <w:t xml:space="preserve">t-level managerial core and </w:t>
        </w:r>
        <w:r w:rsidR="000A59BF">
          <w:rPr>
            <w:b/>
            <w:bCs/>
          </w:rPr>
          <w:t>the teams affecting cash applications.</w:t>
        </w:r>
      </w:ins>
    </w:p>
    <w:p w14:paraId="42F3B83C" w14:textId="07205F10" w:rsidR="000A59BF" w:rsidRPr="006449C1" w:rsidRDefault="000A59BF" w:rsidP="006449C1">
      <w:pPr>
        <w:pStyle w:val="ListParagraph"/>
        <w:numPr>
          <w:ilvl w:val="0"/>
          <w:numId w:val="2"/>
        </w:numPr>
        <w:rPr>
          <w:b/>
          <w:bCs/>
          <w:rPrChange w:id="39" w:author="Gordon Elliott Williams" w:date="2021-07-11T22:56:00Z">
            <w:rPr/>
          </w:rPrChange>
        </w:rPr>
        <w:pPrChange w:id="40" w:author="Gordon Elliott Williams" w:date="2021-07-11T22:56:00Z">
          <w:pPr/>
        </w:pPrChange>
      </w:pPr>
      <w:ins w:id="41" w:author="Gordon Elliott Williams" w:date="2021-07-11T23:00:00Z">
        <w:r>
          <w:rPr>
            <w:b/>
            <w:bCs/>
          </w:rPr>
          <w:t>There is a lack of teamwork between the receivables, cash applications, an</w:t>
        </w:r>
      </w:ins>
      <w:ins w:id="42" w:author="Gordon Elliott Williams" w:date="2021-07-11T23:01:00Z">
        <w:r>
          <w:rPr>
            <w:b/>
            <w:bCs/>
          </w:rPr>
          <w:t>d payables.</w:t>
        </w:r>
      </w:ins>
    </w:p>
    <w:p w14:paraId="2E9EDD16" w14:textId="6230B2D4" w:rsidR="00BE7A03" w:rsidRDefault="00BE7A03" w:rsidP="00BE7A03">
      <w:pPr>
        <w:rPr>
          <w:b/>
          <w:bCs/>
        </w:rPr>
      </w:pPr>
      <w:r>
        <w:rPr>
          <w:b/>
          <w:bCs/>
        </w:rPr>
        <w:t>Description of the Challenge</w:t>
      </w:r>
    </w:p>
    <w:p w14:paraId="4FCEA62C" w14:textId="77777777" w:rsidR="00B8793F" w:rsidRDefault="00B8793F" w:rsidP="00BE7A03">
      <w:pPr>
        <w:rPr>
          <w:b/>
          <w:bCs/>
        </w:rPr>
      </w:pPr>
    </w:p>
    <w:p w14:paraId="749E3ACE" w14:textId="5B0E548E" w:rsidR="00BE7A03" w:rsidRDefault="00BE7A03" w:rsidP="00BE7A03">
      <w:pPr>
        <w:rPr>
          <w:b/>
          <w:bCs/>
        </w:rPr>
      </w:pPr>
      <w:r>
        <w:rPr>
          <w:b/>
          <w:bCs/>
        </w:rPr>
        <w:lastRenderedPageBreak/>
        <w:t>Year One:</w:t>
      </w:r>
    </w:p>
    <w:p w14:paraId="6BE335D9" w14:textId="2B947ECB" w:rsidR="00BE7A03" w:rsidRDefault="00BE7A03" w:rsidP="00BE7A03">
      <w:pPr>
        <w:rPr>
          <w:b/>
          <w:bCs/>
        </w:rPr>
      </w:pPr>
      <w:r>
        <w:rPr>
          <w:b/>
          <w:bCs/>
        </w:rPr>
        <w:t>Goal One:</w:t>
      </w:r>
    </w:p>
    <w:p w14:paraId="7AD10716" w14:textId="0C41DA82" w:rsidR="00BE7A03" w:rsidRDefault="00BE7A03" w:rsidP="00BE7A03">
      <w:pPr>
        <w:rPr>
          <w:b/>
          <w:bCs/>
        </w:rPr>
      </w:pPr>
      <w:r>
        <w:rPr>
          <w:b/>
          <w:bCs/>
        </w:rPr>
        <w:t>Objectives:</w:t>
      </w:r>
    </w:p>
    <w:p w14:paraId="55686DAA" w14:textId="17A88065" w:rsidR="00BE7A03" w:rsidRDefault="00BE7A03" w:rsidP="00BE7A03">
      <w:pPr>
        <w:rPr>
          <w:b/>
          <w:bCs/>
        </w:rPr>
      </w:pPr>
      <w:r>
        <w:rPr>
          <w:b/>
          <w:bCs/>
        </w:rPr>
        <w:t>Metric:</w:t>
      </w:r>
    </w:p>
    <w:p w14:paraId="36526EBF" w14:textId="1BA6FBC5" w:rsidR="00BE7A03" w:rsidRDefault="00BE7A03" w:rsidP="00BE7A03">
      <w:pPr>
        <w:rPr>
          <w:b/>
          <w:bCs/>
        </w:rPr>
      </w:pPr>
      <w:r>
        <w:rPr>
          <w:b/>
          <w:bCs/>
        </w:rPr>
        <w:t>Timeframe:</w:t>
      </w:r>
    </w:p>
    <w:p w14:paraId="70156591" w14:textId="342DD14F" w:rsidR="00BE7A03" w:rsidRDefault="00BE7A03" w:rsidP="00BE7A03">
      <w:pPr>
        <w:rPr>
          <w:b/>
          <w:bCs/>
        </w:rPr>
      </w:pPr>
      <w:r>
        <w:rPr>
          <w:b/>
          <w:bCs/>
        </w:rPr>
        <w:t>Responsible Person:</w:t>
      </w:r>
    </w:p>
    <w:p w14:paraId="5CC394C5" w14:textId="562F37EF" w:rsidR="00BE7A03" w:rsidRDefault="00BE7A03" w:rsidP="00BE7A03">
      <w:pPr>
        <w:rPr>
          <w:b/>
          <w:bCs/>
        </w:rPr>
      </w:pPr>
    </w:p>
    <w:p w14:paraId="47F07792" w14:textId="7B794DFD" w:rsidR="00BE7A03" w:rsidRDefault="00BE7A03" w:rsidP="00BE7A03">
      <w:pPr>
        <w:rPr>
          <w:b/>
          <w:bCs/>
        </w:rPr>
      </w:pPr>
      <w:r>
        <w:rPr>
          <w:b/>
          <w:bCs/>
        </w:rPr>
        <w:t>Year Two:</w:t>
      </w:r>
    </w:p>
    <w:p w14:paraId="6F280443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Goal One:</w:t>
      </w:r>
    </w:p>
    <w:p w14:paraId="6D387194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Objectives:</w:t>
      </w:r>
    </w:p>
    <w:p w14:paraId="296A22B1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Metric:</w:t>
      </w:r>
    </w:p>
    <w:p w14:paraId="67C1B7BD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Timeframe:</w:t>
      </w:r>
    </w:p>
    <w:p w14:paraId="0DB2CCE4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Responsible Person:</w:t>
      </w:r>
    </w:p>
    <w:p w14:paraId="6C81BB04" w14:textId="1F6B0AA4" w:rsidR="00BE7A03" w:rsidRDefault="00BE7A03" w:rsidP="00BE7A03">
      <w:pPr>
        <w:rPr>
          <w:b/>
          <w:bCs/>
        </w:rPr>
      </w:pPr>
    </w:p>
    <w:p w14:paraId="29C6D648" w14:textId="5AD356C5" w:rsidR="00BE7A03" w:rsidRDefault="00BE7A03" w:rsidP="00BE7A03">
      <w:pPr>
        <w:rPr>
          <w:b/>
          <w:bCs/>
        </w:rPr>
      </w:pPr>
      <w:r>
        <w:rPr>
          <w:b/>
          <w:bCs/>
        </w:rPr>
        <w:t>Year Three:</w:t>
      </w:r>
    </w:p>
    <w:p w14:paraId="4C175B54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Goal One:</w:t>
      </w:r>
    </w:p>
    <w:p w14:paraId="371770D2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Objectives:</w:t>
      </w:r>
    </w:p>
    <w:p w14:paraId="194FF0D3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Metric:</w:t>
      </w:r>
    </w:p>
    <w:p w14:paraId="2AD67B89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Timeframe:</w:t>
      </w:r>
    </w:p>
    <w:p w14:paraId="014E090C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Responsible Person:</w:t>
      </w:r>
    </w:p>
    <w:p w14:paraId="6883F7D0" w14:textId="77777777" w:rsidR="00BE7A03" w:rsidRDefault="00BE7A03" w:rsidP="00BE7A03">
      <w:pPr>
        <w:rPr>
          <w:b/>
          <w:bCs/>
        </w:rPr>
      </w:pPr>
    </w:p>
    <w:p w14:paraId="2068A986" w14:textId="6A3C31F3" w:rsidR="00BE7A03" w:rsidRDefault="00BE7A03" w:rsidP="00BE7A03">
      <w:pPr>
        <w:rPr>
          <w:b/>
          <w:bCs/>
        </w:rPr>
      </w:pPr>
    </w:p>
    <w:p w14:paraId="748A073C" w14:textId="444CE3FD" w:rsidR="00BE7A03" w:rsidRPr="00BE7A03" w:rsidRDefault="00BE7A03" w:rsidP="00BE7A03">
      <w:pPr>
        <w:jc w:val="center"/>
        <w:rPr>
          <w:b/>
          <w:bCs/>
          <w:sz w:val="28"/>
          <w:szCs w:val="28"/>
        </w:rPr>
      </w:pPr>
      <w:r w:rsidRPr="00BE7A03">
        <w:rPr>
          <w:b/>
          <w:bCs/>
          <w:sz w:val="28"/>
          <w:szCs w:val="28"/>
        </w:rPr>
        <w:t>Talent Management and Teamwork</w:t>
      </w:r>
    </w:p>
    <w:p w14:paraId="39EC2E06" w14:textId="77777777" w:rsidR="00B8793F" w:rsidRDefault="00B8793F" w:rsidP="00B8793F">
      <w:pPr>
        <w:rPr>
          <w:b/>
          <w:bCs/>
        </w:rPr>
      </w:pPr>
      <w:r>
        <w:rPr>
          <w:b/>
          <w:bCs/>
        </w:rPr>
        <w:t xml:space="preserve">Strength(s) </w:t>
      </w:r>
    </w:p>
    <w:p w14:paraId="34AE7EA3" w14:textId="77777777" w:rsidR="00B8793F" w:rsidRDefault="00B8793F" w:rsidP="00B8793F">
      <w:pPr>
        <w:rPr>
          <w:b/>
          <w:bCs/>
        </w:rPr>
      </w:pPr>
      <w:r>
        <w:rPr>
          <w:b/>
          <w:bCs/>
        </w:rPr>
        <w:t>Weakness(es)</w:t>
      </w:r>
    </w:p>
    <w:p w14:paraId="253D009E" w14:textId="39F89915" w:rsidR="00B8793F" w:rsidRDefault="00B8793F" w:rsidP="00B8793F">
      <w:pPr>
        <w:rPr>
          <w:b/>
          <w:bCs/>
        </w:rPr>
      </w:pPr>
      <w:r>
        <w:rPr>
          <w:b/>
          <w:bCs/>
        </w:rPr>
        <w:t>Description of the Challenge</w:t>
      </w:r>
      <w:ins w:id="43" w:author="Gordon Elliott Williams" w:date="2021-07-11T23:03:00Z">
        <w:r w:rsidR="000A59BF">
          <w:rPr>
            <w:b/>
            <w:bCs/>
          </w:rPr>
          <w:t xml:space="preserve"> </w:t>
        </w:r>
      </w:ins>
    </w:p>
    <w:p w14:paraId="27307905" w14:textId="77777777" w:rsidR="00B8793F" w:rsidRDefault="00B8793F" w:rsidP="00BE7A03">
      <w:pPr>
        <w:rPr>
          <w:b/>
          <w:bCs/>
        </w:rPr>
      </w:pPr>
    </w:p>
    <w:p w14:paraId="150A1E28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Year One:</w:t>
      </w:r>
    </w:p>
    <w:p w14:paraId="4033AFAF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Goal One:</w:t>
      </w:r>
    </w:p>
    <w:p w14:paraId="19E7AD89" w14:textId="77777777" w:rsidR="00BE7A03" w:rsidRDefault="00BE7A03" w:rsidP="00BE7A03">
      <w:pPr>
        <w:rPr>
          <w:b/>
          <w:bCs/>
        </w:rPr>
      </w:pPr>
      <w:r>
        <w:rPr>
          <w:b/>
          <w:bCs/>
        </w:rPr>
        <w:lastRenderedPageBreak/>
        <w:t>Objectives:</w:t>
      </w:r>
    </w:p>
    <w:p w14:paraId="67F915E4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Metric:</w:t>
      </w:r>
    </w:p>
    <w:p w14:paraId="59C9C3B6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Timeframe:</w:t>
      </w:r>
    </w:p>
    <w:p w14:paraId="2C660EEF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Responsible Person:</w:t>
      </w:r>
    </w:p>
    <w:p w14:paraId="6257BD4A" w14:textId="77777777" w:rsidR="00BE7A03" w:rsidRDefault="00BE7A03" w:rsidP="00BE7A03">
      <w:pPr>
        <w:rPr>
          <w:b/>
          <w:bCs/>
        </w:rPr>
      </w:pPr>
    </w:p>
    <w:p w14:paraId="5B05B13F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Year Two:</w:t>
      </w:r>
    </w:p>
    <w:p w14:paraId="046DB746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Goal One:</w:t>
      </w:r>
    </w:p>
    <w:p w14:paraId="001CB5CD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Objectives:</w:t>
      </w:r>
    </w:p>
    <w:p w14:paraId="687723E1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Metric:</w:t>
      </w:r>
    </w:p>
    <w:p w14:paraId="3DA86799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Timeframe:</w:t>
      </w:r>
    </w:p>
    <w:p w14:paraId="009B4049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Responsible Person:</w:t>
      </w:r>
    </w:p>
    <w:p w14:paraId="5EFDF2FB" w14:textId="77777777" w:rsidR="00BE7A03" w:rsidRDefault="00BE7A03" w:rsidP="00BE7A03">
      <w:pPr>
        <w:rPr>
          <w:b/>
          <w:bCs/>
        </w:rPr>
      </w:pPr>
    </w:p>
    <w:p w14:paraId="4F5F6572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Year Three:</w:t>
      </w:r>
    </w:p>
    <w:p w14:paraId="19C398B0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Goal One:</w:t>
      </w:r>
    </w:p>
    <w:p w14:paraId="7FC55C58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Objectives:</w:t>
      </w:r>
    </w:p>
    <w:p w14:paraId="517495F4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Metric:</w:t>
      </w:r>
    </w:p>
    <w:p w14:paraId="00A98065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Timeframe:</w:t>
      </w:r>
    </w:p>
    <w:p w14:paraId="01AF5280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Responsible Person:</w:t>
      </w:r>
    </w:p>
    <w:p w14:paraId="54D3435D" w14:textId="77777777" w:rsidR="00BE7A03" w:rsidRPr="00BE7A03" w:rsidRDefault="00BE7A03" w:rsidP="00BE7A03">
      <w:pPr>
        <w:rPr>
          <w:b/>
          <w:bCs/>
        </w:rPr>
      </w:pPr>
    </w:p>
    <w:p w14:paraId="6E448D91" w14:textId="77777777" w:rsidR="00BE7A03" w:rsidRPr="00BE7A03" w:rsidRDefault="00BE7A03" w:rsidP="00BE7A03">
      <w:pPr>
        <w:rPr>
          <w:b/>
          <w:bCs/>
          <w:sz w:val="28"/>
          <w:szCs w:val="28"/>
        </w:rPr>
      </w:pPr>
    </w:p>
    <w:p w14:paraId="0AFE2BFC" w14:textId="6BBB68AA" w:rsidR="00BE7A03" w:rsidRPr="00BE7A03" w:rsidRDefault="00BE7A03" w:rsidP="00BE7A03">
      <w:pPr>
        <w:jc w:val="center"/>
        <w:rPr>
          <w:b/>
          <w:bCs/>
          <w:sz w:val="28"/>
          <w:szCs w:val="28"/>
        </w:rPr>
      </w:pPr>
      <w:r w:rsidRPr="00BE7A03">
        <w:rPr>
          <w:b/>
          <w:bCs/>
          <w:sz w:val="28"/>
          <w:szCs w:val="28"/>
        </w:rPr>
        <w:t>Cultural Appreciation</w:t>
      </w:r>
    </w:p>
    <w:p w14:paraId="27ABF080" w14:textId="77777777" w:rsidR="00B8793F" w:rsidRDefault="00B8793F" w:rsidP="00B8793F">
      <w:pPr>
        <w:rPr>
          <w:b/>
          <w:bCs/>
        </w:rPr>
      </w:pPr>
      <w:r>
        <w:rPr>
          <w:b/>
          <w:bCs/>
        </w:rPr>
        <w:t xml:space="preserve">Strength(s) </w:t>
      </w:r>
    </w:p>
    <w:p w14:paraId="0A3614FA" w14:textId="77777777" w:rsidR="00B8793F" w:rsidRDefault="00B8793F" w:rsidP="00B8793F">
      <w:pPr>
        <w:rPr>
          <w:b/>
          <w:bCs/>
        </w:rPr>
      </w:pPr>
      <w:r>
        <w:rPr>
          <w:b/>
          <w:bCs/>
        </w:rPr>
        <w:t>Weakness(es)</w:t>
      </w:r>
    </w:p>
    <w:p w14:paraId="57CF7051" w14:textId="77777777" w:rsidR="00B8793F" w:rsidRDefault="00B8793F" w:rsidP="00B8793F">
      <w:pPr>
        <w:rPr>
          <w:b/>
          <w:bCs/>
        </w:rPr>
      </w:pPr>
      <w:r>
        <w:rPr>
          <w:b/>
          <w:bCs/>
        </w:rPr>
        <w:t>Description of the Challenge</w:t>
      </w:r>
    </w:p>
    <w:p w14:paraId="3DFCA7A2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Year One:</w:t>
      </w:r>
    </w:p>
    <w:p w14:paraId="20B7BA7F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Goal One:</w:t>
      </w:r>
    </w:p>
    <w:p w14:paraId="437A4DB0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Objectives:</w:t>
      </w:r>
    </w:p>
    <w:p w14:paraId="46033194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Metric:</w:t>
      </w:r>
    </w:p>
    <w:p w14:paraId="0391D00A" w14:textId="77777777" w:rsidR="00BE7A03" w:rsidRDefault="00BE7A03" w:rsidP="00BE7A03">
      <w:pPr>
        <w:rPr>
          <w:b/>
          <w:bCs/>
        </w:rPr>
      </w:pPr>
      <w:r>
        <w:rPr>
          <w:b/>
          <w:bCs/>
        </w:rPr>
        <w:lastRenderedPageBreak/>
        <w:t>Timeframe:</w:t>
      </w:r>
    </w:p>
    <w:p w14:paraId="0BE6B7DF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Responsible Person:</w:t>
      </w:r>
    </w:p>
    <w:p w14:paraId="2D28AE3E" w14:textId="77777777" w:rsidR="00BE7A03" w:rsidRDefault="00BE7A03" w:rsidP="00BE7A03">
      <w:pPr>
        <w:rPr>
          <w:b/>
          <w:bCs/>
        </w:rPr>
      </w:pPr>
    </w:p>
    <w:p w14:paraId="0CB15E43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Year Two:</w:t>
      </w:r>
    </w:p>
    <w:p w14:paraId="0B79ECBC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Goal One:</w:t>
      </w:r>
    </w:p>
    <w:p w14:paraId="5F7BAB35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Objectives:</w:t>
      </w:r>
    </w:p>
    <w:p w14:paraId="2663F1F6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Metric:</w:t>
      </w:r>
    </w:p>
    <w:p w14:paraId="63463ECF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Timeframe:</w:t>
      </w:r>
    </w:p>
    <w:p w14:paraId="18E4803D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Responsible Person:</w:t>
      </w:r>
    </w:p>
    <w:p w14:paraId="1118735D" w14:textId="77777777" w:rsidR="00BE7A03" w:rsidRDefault="00BE7A03" w:rsidP="00BE7A03">
      <w:pPr>
        <w:rPr>
          <w:b/>
          <w:bCs/>
        </w:rPr>
      </w:pPr>
    </w:p>
    <w:p w14:paraId="720E6A09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Year Three:</w:t>
      </w:r>
    </w:p>
    <w:p w14:paraId="2E06BE67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Goal One:</w:t>
      </w:r>
    </w:p>
    <w:p w14:paraId="53C334E2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Objectives:</w:t>
      </w:r>
    </w:p>
    <w:p w14:paraId="02D0962D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Metric:</w:t>
      </w:r>
    </w:p>
    <w:p w14:paraId="171DE82F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Timeframe:</w:t>
      </w:r>
    </w:p>
    <w:p w14:paraId="71611084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Responsible Person:</w:t>
      </w:r>
    </w:p>
    <w:p w14:paraId="0FAB44E3" w14:textId="77777777" w:rsidR="00BE7A03" w:rsidRDefault="00BE7A03" w:rsidP="00BE7A03">
      <w:pPr>
        <w:rPr>
          <w:b/>
          <w:bCs/>
        </w:rPr>
      </w:pPr>
    </w:p>
    <w:p w14:paraId="74019AE8" w14:textId="7CA0BECC" w:rsidR="00BE7A03" w:rsidRDefault="00BE7A03" w:rsidP="00BE7A03">
      <w:pPr>
        <w:rPr>
          <w:b/>
          <w:bCs/>
        </w:rPr>
      </w:pPr>
    </w:p>
    <w:p w14:paraId="00D78AD5" w14:textId="65FCC2D7" w:rsidR="00BE7A03" w:rsidRPr="00BE7A03" w:rsidRDefault="00BE7A03" w:rsidP="00BE7A03">
      <w:pPr>
        <w:jc w:val="center"/>
        <w:rPr>
          <w:b/>
          <w:bCs/>
          <w:sz w:val="28"/>
          <w:szCs w:val="28"/>
        </w:rPr>
      </w:pPr>
      <w:r w:rsidRPr="00BE7A03">
        <w:rPr>
          <w:b/>
          <w:bCs/>
          <w:sz w:val="28"/>
          <w:szCs w:val="28"/>
        </w:rPr>
        <w:t>Global Leadership and Collaboration</w:t>
      </w:r>
    </w:p>
    <w:p w14:paraId="6D16388F" w14:textId="77777777" w:rsidR="00B8793F" w:rsidRDefault="00B8793F" w:rsidP="00B8793F">
      <w:pPr>
        <w:rPr>
          <w:b/>
          <w:bCs/>
        </w:rPr>
      </w:pPr>
      <w:r>
        <w:rPr>
          <w:b/>
          <w:bCs/>
        </w:rPr>
        <w:t xml:space="preserve">Strength(s) </w:t>
      </w:r>
    </w:p>
    <w:p w14:paraId="0884A5B6" w14:textId="77777777" w:rsidR="00B8793F" w:rsidRDefault="00B8793F" w:rsidP="00B8793F">
      <w:pPr>
        <w:rPr>
          <w:b/>
          <w:bCs/>
        </w:rPr>
      </w:pPr>
      <w:r>
        <w:rPr>
          <w:b/>
          <w:bCs/>
        </w:rPr>
        <w:t>Weakness(es)</w:t>
      </w:r>
    </w:p>
    <w:p w14:paraId="63D5EFFC" w14:textId="77777777" w:rsidR="00B8793F" w:rsidRDefault="00B8793F" w:rsidP="00B8793F">
      <w:pPr>
        <w:rPr>
          <w:b/>
          <w:bCs/>
        </w:rPr>
      </w:pPr>
      <w:r>
        <w:rPr>
          <w:b/>
          <w:bCs/>
        </w:rPr>
        <w:t>Description of the Challenge</w:t>
      </w:r>
    </w:p>
    <w:p w14:paraId="33C386B3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Year One:</w:t>
      </w:r>
    </w:p>
    <w:p w14:paraId="6F13467C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Goal One:</w:t>
      </w:r>
    </w:p>
    <w:p w14:paraId="5183EB7F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Objectives:</w:t>
      </w:r>
    </w:p>
    <w:p w14:paraId="4CEE4911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Metric:</w:t>
      </w:r>
    </w:p>
    <w:p w14:paraId="6C75FA86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Timeframe:</w:t>
      </w:r>
    </w:p>
    <w:p w14:paraId="0518CF5C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Responsible Person:</w:t>
      </w:r>
    </w:p>
    <w:p w14:paraId="23D7A675" w14:textId="77777777" w:rsidR="00BE7A03" w:rsidRDefault="00BE7A03" w:rsidP="00BE7A03">
      <w:pPr>
        <w:rPr>
          <w:b/>
          <w:bCs/>
        </w:rPr>
      </w:pPr>
    </w:p>
    <w:p w14:paraId="2319AC86" w14:textId="77777777" w:rsidR="00BE7A03" w:rsidRDefault="00BE7A03" w:rsidP="00BE7A03">
      <w:pPr>
        <w:rPr>
          <w:b/>
          <w:bCs/>
        </w:rPr>
      </w:pPr>
      <w:r>
        <w:rPr>
          <w:b/>
          <w:bCs/>
        </w:rPr>
        <w:lastRenderedPageBreak/>
        <w:t>Year Two:</w:t>
      </w:r>
    </w:p>
    <w:p w14:paraId="2AFC583D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Goal One:</w:t>
      </w:r>
    </w:p>
    <w:p w14:paraId="2DD1E18C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Objectives:</w:t>
      </w:r>
    </w:p>
    <w:p w14:paraId="67C672FA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Metric:</w:t>
      </w:r>
    </w:p>
    <w:p w14:paraId="4335C6B9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Timeframe:</w:t>
      </w:r>
    </w:p>
    <w:p w14:paraId="01158240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Responsible Person:</w:t>
      </w:r>
    </w:p>
    <w:p w14:paraId="313278F7" w14:textId="77777777" w:rsidR="00BE7A03" w:rsidRDefault="00BE7A03" w:rsidP="00BE7A03">
      <w:pPr>
        <w:rPr>
          <w:b/>
          <w:bCs/>
        </w:rPr>
      </w:pPr>
    </w:p>
    <w:p w14:paraId="7857598B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Year Three:</w:t>
      </w:r>
    </w:p>
    <w:p w14:paraId="4A132F94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Goal One:</w:t>
      </w:r>
    </w:p>
    <w:p w14:paraId="5D152F95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Objectives:</w:t>
      </w:r>
    </w:p>
    <w:p w14:paraId="10CF59C6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Metric:</w:t>
      </w:r>
    </w:p>
    <w:p w14:paraId="7DB3B0F5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Timeframe:</w:t>
      </w:r>
    </w:p>
    <w:p w14:paraId="71989166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Responsible Person:</w:t>
      </w:r>
    </w:p>
    <w:p w14:paraId="2CCBA07A" w14:textId="77777777" w:rsidR="00BE7A03" w:rsidRDefault="00BE7A03" w:rsidP="00BE7A03">
      <w:pPr>
        <w:rPr>
          <w:b/>
          <w:bCs/>
        </w:rPr>
      </w:pPr>
    </w:p>
    <w:p w14:paraId="68CB1DE8" w14:textId="5347465D" w:rsidR="00BE7A03" w:rsidRDefault="00BE7A03" w:rsidP="00BE7A03">
      <w:pPr>
        <w:rPr>
          <w:b/>
          <w:bCs/>
        </w:rPr>
      </w:pPr>
    </w:p>
    <w:p w14:paraId="3A159089" w14:textId="72E26DEC" w:rsidR="00BE7A03" w:rsidRPr="00BE7A03" w:rsidRDefault="00BE7A03" w:rsidP="00BE7A03">
      <w:pPr>
        <w:jc w:val="center"/>
        <w:rPr>
          <w:b/>
          <w:bCs/>
          <w:sz w:val="28"/>
          <w:szCs w:val="28"/>
        </w:rPr>
      </w:pPr>
      <w:r w:rsidRPr="00BE7A03">
        <w:rPr>
          <w:b/>
          <w:bCs/>
          <w:sz w:val="28"/>
          <w:szCs w:val="28"/>
        </w:rPr>
        <w:t>Social Responsibility and Entrepreneurship</w:t>
      </w:r>
    </w:p>
    <w:p w14:paraId="51601F2B" w14:textId="77777777" w:rsidR="00B8793F" w:rsidRDefault="00B8793F" w:rsidP="00B8793F">
      <w:pPr>
        <w:rPr>
          <w:b/>
          <w:bCs/>
        </w:rPr>
      </w:pPr>
      <w:r>
        <w:rPr>
          <w:b/>
          <w:bCs/>
        </w:rPr>
        <w:t xml:space="preserve">Strength(s) </w:t>
      </w:r>
    </w:p>
    <w:p w14:paraId="6F988F5B" w14:textId="77777777" w:rsidR="00B8793F" w:rsidRDefault="00B8793F" w:rsidP="00B8793F">
      <w:pPr>
        <w:rPr>
          <w:b/>
          <w:bCs/>
        </w:rPr>
      </w:pPr>
      <w:r>
        <w:rPr>
          <w:b/>
          <w:bCs/>
        </w:rPr>
        <w:t>Weakness(es)</w:t>
      </w:r>
    </w:p>
    <w:p w14:paraId="4AC094FD" w14:textId="77777777" w:rsidR="00B8793F" w:rsidRDefault="00B8793F" w:rsidP="00B8793F">
      <w:pPr>
        <w:rPr>
          <w:b/>
          <w:bCs/>
        </w:rPr>
      </w:pPr>
      <w:r>
        <w:rPr>
          <w:b/>
          <w:bCs/>
        </w:rPr>
        <w:t>Description of the Challenge</w:t>
      </w:r>
    </w:p>
    <w:p w14:paraId="050EF390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Year One:</w:t>
      </w:r>
    </w:p>
    <w:p w14:paraId="29A29861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Goal One:</w:t>
      </w:r>
    </w:p>
    <w:p w14:paraId="5DBC9C80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Objectives:</w:t>
      </w:r>
    </w:p>
    <w:p w14:paraId="27CCBD7B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Metric:</w:t>
      </w:r>
    </w:p>
    <w:p w14:paraId="748DEF7F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Timeframe:</w:t>
      </w:r>
    </w:p>
    <w:p w14:paraId="0429D6D9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Responsible Person:</w:t>
      </w:r>
    </w:p>
    <w:p w14:paraId="5423F21C" w14:textId="77777777" w:rsidR="00BE7A03" w:rsidRDefault="00BE7A03" w:rsidP="00BE7A03">
      <w:pPr>
        <w:rPr>
          <w:b/>
          <w:bCs/>
        </w:rPr>
      </w:pPr>
    </w:p>
    <w:p w14:paraId="020C0D9E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Year Two:</w:t>
      </w:r>
    </w:p>
    <w:p w14:paraId="23731A07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Goal One:</w:t>
      </w:r>
    </w:p>
    <w:p w14:paraId="11BA37CB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Objectives:</w:t>
      </w:r>
    </w:p>
    <w:p w14:paraId="2FFB2889" w14:textId="77777777" w:rsidR="00BE7A03" w:rsidRDefault="00BE7A03" w:rsidP="00BE7A03">
      <w:pPr>
        <w:rPr>
          <w:b/>
          <w:bCs/>
        </w:rPr>
      </w:pPr>
      <w:r>
        <w:rPr>
          <w:b/>
          <w:bCs/>
        </w:rPr>
        <w:lastRenderedPageBreak/>
        <w:t>Metric:</w:t>
      </w:r>
    </w:p>
    <w:p w14:paraId="514ED5AD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Timeframe:</w:t>
      </w:r>
    </w:p>
    <w:p w14:paraId="586839BE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Responsible Person:</w:t>
      </w:r>
    </w:p>
    <w:p w14:paraId="317C1D71" w14:textId="77777777" w:rsidR="00BE7A03" w:rsidRDefault="00BE7A03" w:rsidP="00BE7A03">
      <w:pPr>
        <w:rPr>
          <w:b/>
          <w:bCs/>
        </w:rPr>
      </w:pPr>
    </w:p>
    <w:p w14:paraId="018255B7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Year Three:</w:t>
      </w:r>
    </w:p>
    <w:p w14:paraId="001F02E9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Goal One:</w:t>
      </w:r>
    </w:p>
    <w:p w14:paraId="40BF4551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Objectives:</w:t>
      </w:r>
    </w:p>
    <w:p w14:paraId="04D2FAE6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Metric:</w:t>
      </w:r>
    </w:p>
    <w:p w14:paraId="2CEFF5B0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Timeframe:</w:t>
      </w:r>
    </w:p>
    <w:p w14:paraId="0CB13A41" w14:textId="6BCD2EE0" w:rsidR="00BE7A03" w:rsidRDefault="00BE7A03" w:rsidP="00BE7A03">
      <w:pPr>
        <w:rPr>
          <w:b/>
          <w:bCs/>
        </w:rPr>
      </w:pPr>
      <w:r>
        <w:rPr>
          <w:b/>
          <w:bCs/>
        </w:rPr>
        <w:t>Responsible Person:</w:t>
      </w:r>
    </w:p>
    <w:p w14:paraId="46877C69" w14:textId="0C9EA9D8" w:rsidR="00056110" w:rsidRDefault="00056110" w:rsidP="00056110">
      <w:pPr>
        <w:rPr>
          <w:b/>
          <w:bCs/>
        </w:rPr>
      </w:pPr>
    </w:p>
    <w:p w14:paraId="6301825C" w14:textId="6EBDA688" w:rsidR="00B8793F" w:rsidRPr="00056110" w:rsidRDefault="00B8793F" w:rsidP="00B8793F">
      <w:pPr>
        <w:jc w:val="center"/>
        <w:rPr>
          <w:b/>
          <w:bCs/>
        </w:rPr>
      </w:pPr>
      <w:r>
        <w:rPr>
          <w:b/>
          <w:bCs/>
        </w:rPr>
        <w:t>References</w:t>
      </w:r>
    </w:p>
    <w:sectPr w:rsidR="00B8793F" w:rsidRPr="00056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B90BB2"/>
    <w:multiLevelType w:val="hybridMultilevel"/>
    <w:tmpl w:val="DED2A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D50020"/>
    <w:multiLevelType w:val="hybridMultilevel"/>
    <w:tmpl w:val="F716C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Gordon Elliott Williams">
    <w15:presenceInfo w15:providerId="Windows Live" w15:userId="c178b473eaccb60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03"/>
    <w:rsid w:val="00056110"/>
    <w:rsid w:val="000A59BF"/>
    <w:rsid w:val="00116D81"/>
    <w:rsid w:val="00195137"/>
    <w:rsid w:val="00253485"/>
    <w:rsid w:val="0038406D"/>
    <w:rsid w:val="005D6FB3"/>
    <w:rsid w:val="006449C1"/>
    <w:rsid w:val="00B8793F"/>
    <w:rsid w:val="00BE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949E"/>
  <w15:chartTrackingRefBased/>
  <w15:docId w15:val="{1E539CC8-4D87-4294-86D2-ADA00EAAD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840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40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40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40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406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40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406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449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29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sheila schmitz</dc:creator>
  <cp:keywords/>
  <dc:description/>
  <cp:lastModifiedBy>Gordon Elliott Williams</cp:lastModifiedBy>
  <cp:revision>2</cp:revision>
  <dcterms:created xsi:type="dcterms:W3CDTF">2021-07-12T03:06:00Z</dcterms:created>
  <dcterms:modified xsi:type="dcterms:W3CDTF">2021-07-12T03:06:00Z</dcterms:modified>
</cp:coreProperties>
</file>